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6A93EC" w14:textId="77777777" w:rsidR="00AD4CCC" w:rsidRDefault="00AD4CCC"/>
    <w:p w14:paraId="35B98ADE" w14:textId="77777777" w:rsidR="00AD4CCC" w:rsidRDefault="00AD4CCC"/>
    <w:p w14:paraId="2A114117" w14:textId="77777777" w:rsidR="00AD4CCC" w:rsidRDefault="00AD4CCC"/>
    <w:p w14:paraId="72FACC0B" w14:textId="77777777" w:rsidR="00AD4CCC" w:rsidRDefault="00AD4CCC"/>
    <w:p w14:paraId="1A72C725" w14:textId="77777777" w:rsidR="00AD4CCC" w:rsidRDefault="00AD4CCC"/>
    <w:p w14:paraId="404EA7BD" w14:textId="77777777" w:rsidR="00AD4CCC" w:rsidRDefault="009F3290">
      <w:pPr>
        <w:jc w:val="center"/>
      </w:pPr>
      <w:r>
        <w:rPr>
          <w:b/>
          <w:sz w:val="36"/>
          <w:szCs w:val="36"/>
        </w:rPr>
        <w:t>Sensor Common Metadata Specification</w:t>
      </w:r>
    </w:p>
    <w:p w14:paraId="2485DA93" w14:textId="77777777" w:rsidR="00AD4CCC" w:rsidRDefault="00AD4CCC">
      <w:pPr>
        <w:jc w:val="center"/>
      </w:pPr>
    </w:p>
    <w:p w14:paraId="3E1EF5DF" w14:textId="77777777" w:rsidR="00AD4CCC" w:rsidRDefault="009F3290">
      <w:pPr>
        <w:jc w:val="center"/>
      </w:pPr>
      <w:r>
        <w:rPr>
          <w:b/>
          <w:sz w:val="28"/>
          <w:szCs w:val="28"/>
        </w:rPr>
        <w:t>Version 1.0</w:t>
      </w:r>
    </w:p>
    <w:p w14:paraId="5EA948B2" w14:textId="5FE04AB0" w:rsidR="00BD6B3C" w:rsidRDefault="000C1B49">
      <w:pPr>
        <w:jc w:val="center"/>
      </w:pPr>
      <w:r>
        <w:rPr>
          <w:b/>
        </w:rPr>
        <w:t>October</w:t>
      </w:r>
      <w:r w:rsidR="00BD6B3C">
        <w:rPr>
          <w:b/>
        </w:rPr>
        <w:t xml:space="preserve"> 2016</w:t>
      </w:r>
    </w:p>
    <w:p w14:paraId="0B103C55" w14:textId="77777777" w:rsidR="00AD4CCC" w:rsidRDefault="00AD4CCC">
      <w:pPr>
        <w:jc w:val="center"/>
      </w:pPr>
    </w:p>
    <w:p w14:paraId="08E72DAC" w14:textId="77777777" w:rsidR="00AD4CCC" w:rsidRDefault="009F3290">
      <w:pPr>
        <w:jc w:val="center"/>
      </w:pPr>
      <w:r>
        <w:t>Data Quality</w:t>
      </w:r>
    </w:p>
    <w:p w14:paraId="27CFDA15" w14:textId="77777777" w:rsidR="00AD4CCC" w:rsidRDefault="009F3290" w:rsidP="00437780">
      <w:pPr>
        <w:jc w:val="center"/>
      </w:pPr>
      <w:r>
        <w:rPr>
          <w:noProof/>
        </w:rPr>
        <w:drawing>
          <wp:inline distT="114300" distB="114300" distL="114300" distR="114300" wp14:anchorId="3A579B82" wp14:editId="4729DCDC">
            <wp:extent cx="5943600" cy="4773168"/>
            <wp:effectExtent l="0" t="0" r="0" b="889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943600" cy="4773168"/>
                    </a:xfrm>
                    <a:prstGeom prst="rect">
                      <a:avLst/>
                    </a:prstGeom>
                    <a:ln/>
                  </pic:spPr>
                </pic:pic>
              </a:graphicData>
            </a:graphic>
          </wp:inline>
        </w:drawing>
      </w:r>
    </w:p>
    <w:p w14:paraId="6BEE0CC0" w14:textId="06FE79C2" w:rsidR="00AD4CCC" w:rsidRDefault="009F3290">
      <w:r>
        <w:t>Library of Sensors                                                                                       Harmonized Store</w:t>
      </w:r>
    </w:p>
    <w:p w14:paraId="266C19A3" w14:textId="77777777" w:rsidR="00AD4CCC" w:rsidRDefault="00AD4CCC"/>
    <w:p w14:paraId="1C204DAC" w14:textId="77777777" w:rsidR="00AD4CCC" w:rsidRDefault="009F3290">
      <w:r>
        <w:br w:type="page"/>
      </w:r>
    </w:p>
    <w:p w14:paraId="1E506F97" w14:textId="77777777" w:rsidR="00AD4CCC" w:rsidRDefault="00AD4CCC"/>
    <w:p w14:paraId="17B0919B" w14:textId="1C0C9917" w:rsidR="00E45380" w:rsidRPr="000B4E0F" w:rsidRDefault="00E45380" w:rsidP="000B4E0F">
      <w:pPr>
        <w:jc w:val="both"/>
        <w:rPr>
          <w:b/>
        </w:rPr>
      </w:pPr>
      <w:r w:rsidRPr="000B4E0F">
        <w:rPr>
          <w:b/>
        </w:rPr>
        <w:t>MIT License</w:t>
      </w:r>
    </w:p>
    <w:p w14:paraId="6BCE946A" w14:textId="77777777" w:rsidR="00E45380" w:rsidRPr="000B4E0F" w:rsidRDefault="00E45380" w:rsidP="000B4E0F">
      <w:pPr>
        <w:jc w:val="both"/>
        <w:rPr>
          <w:b/>
        </w:rPr>
      </w:pPr>
    </w:p>
    <w:p w14:paraId="6F208DAE" w14:textId="496DD7FF" w:rsidR="00E45380" w:rsidRPr="000B4E0F" w:rsidRDefault="00E45380" w:rsidP="000B4E0F">
      <w:pPr>
        <w:jc w:val="both"/>
        <w:rPr>
          <w:b/>
        </w:rPr>
      </w:pPr>
      <w:r w:rsidRPr="000B4E0F">
        <w:rPr>
          <w:b/>
        </w:rPr>
        <w:t>Copyright (c) 2016 University of Utah Biomedical Informatics Core, Center for Clinical and Translational Sciences.</w:t>
      </w:r>
    </w:p>
    <w:p w14:paraId="4EE8510F" w14:textId="77777777" w:rsidR="00E45380" w:rsidRPr="000B4E0F" w:rsidRDefault="00E45380" w:rsidP="000B4E0F">
      <w:pPr>
        <w:jc w:val="both"/>
        <w:rPr>
          <w:b/>
        </w:rPr>
      </w:pPr>
    </w:p>
    <w:p w14:paraId="2E3975C0" w14:textId="77777777" w:rsidR="00E45380" w:rsidRPr="00EF5AC6" w:rsidRDefault="00E45380" w:rsidP="000B4E0F">
      <w:pPr>
        <w:widowControl w:val="0"/>
        <w:autoSpaceDE w:val="0"/>
        <w:autoSpaceDN w:val="0"/>
        <w:adjustRightInd w:val="0"/>
        <w:spacing w:line="240" w:lineRule="auto"/>
        <w:jc w:val="both"/>
        <w:rPr>
          <w:color w:val="343434"/>
        </w:rPr>
      </w:pPr>
      <w:r w:rsidRPr="00EF5AC6">
        <w:rPr>
          <w:color w:val="343434"/>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78512F4" w14:textId="77777777" w:rsidR="00E45380" w:rsidRPr="00EF5AC6" w:rsidRDefault="00E45380" w:rsidP="000B4E0F">
      <w:pPr>
        <w:widowControl w:val="0"/>
        <w:autoSpaceDE w:val="0"/>
        <w:autoSpaceDN w:val="0"/>
        <w:adjustRightInd w:val="0"/>
        <w:spacing w:line="240" w:lineRule="auto"/>
        <w:jc w:val="both"/>
        <w:rPr>
          <w:color w:val="343434"/>
        </w:rPr>
      </w:pPr>
    </w:p>
    <w:p w14:paraId="6D671D97" w14:textId="77777777" w:rsidR="00E45380" w:rsidRPr="00EF5AC6" w:rsidRDefault="00E45380" w:rsidP="000B4E0F">
      <w:pPr>
        <w:widowControl w:val="0"/>
        <w:autoSpaceDE w:val="0"/>
        <w:autoSpaceDN w:val="0"/>
        <w:adjustRightInd w:val="0"/>
        <w:spacing w:line="240" w:lineRule="auto"/>
        <w:jc w:val="both"/>
        <w:rPr>
          <w:color w:val="343434"/>
        </w:rPr>
      </w:pPr>
      <w:r w:rsidRPr="00EF5AC6">
        <w:rPr>
          <w:color w:val="343434"/>
        </w:rPr>
        <w:t>The above copyright notice and this permission notice shall be included in all copies or substantial portions of the Software.</w:t>
      </w:r>
    </w:p>
    <w:p w14:paraId="77350E2D" w14:textId="77777777" w:rsidR="00E45380" w:rsidRPr="00EF5AC6" w:rsidRDefault="00E45380" w:rsidP="000B4E0F">
      <w:pPr>
        <w:jc w:val="both"/>
        <w:rPr>
          <w:color w:val="343434"/>
        </w:rPr>
      </w:pPr>
    </w:p>
    <w:p w14:paraId="6435DDC2" w14:textId="77777777" w:rsidR="009146D6" w:rsidRDefault="00E45380" w:rsidP="000B4E0F">
      <w:pPr>
        <w:jc w:val="both"/>
        <w:rPr>
          <w:color w:val="343434"/>
        </w:rPr>
      </w:pPr>
      <w:r w:rsidRPr="00EF5AC6">
        <w:rPr>
          <w:color w:val="343434"/>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B97EA85" w14:textId="77777777" w:rsidR="009146D6" w:rsidRDefault="009146D6">
      <w:pPr>
        <w:rPr>
          <w:color w:val="343434"/>
        </w:rPr>
      </w:pPr>
      <w:r>
        <w:rPr>
          <w:color w:val="343434"/>
        </w:rPr>
        <w:br w:type="page"/>
      </w:r>
    </w:p>
    <w:p w14:paraId="5E0C9BA0" w14:textId="1509E110" w:rsidR="009146D6" w:rsidRPr="0000144C" w:rsidRDefault="009146D6" w:rsidP="000B4E0F">
      <w:pPr>
        <w:jc w:val="both"/>
        <w:rPr>
          <w:b/>
        </w:rPr>
      </w:pPr>
      <w:r w:rsidRPr="0000144C">
        <w:rPr>
          <w:b/>
        </w:rPr>
        <w:lastRenderedPageBreak/>
        <w:t>Acknowledgement</w:t>
      </w:r>
    </w:p>
    <w:p w14:paraId="78D745A4" w14:textId="77777777" w:rsidR="0000144C" w:rsidRDefault="0000144C" w:rsidP="000B4E0F">
      <w:pPr>
        <w:jc w:val="both"/>
      </w:pPr>
    </w:p>
    <w:p w14:paraId="7BE79147" w14:textId="34154A13" w:rsidR="00AD4CCC" w:rsidRDefault="0000144C" w:rsidP="000B4E0F">
      <w:pPr>
        <w:jc w:val="both"/>
      </w:pPr>
      <w:r w:rsidRPr="0000144C">
        <w:t xml:space="preserve">This effort was supported by U54EB021973, National Institute of Biomedical Imaging and Bioengineering, </w:t>
      </w:r>
      <w:r>
        <w:t>National Institutes of Health.</w:t>
      </w:r>
      <w:r w:rsidRPr="0000144C">
        <w:t xml:space="preserve"> </w:t>
      </w:r>
      <w:r w:rsidR="009F3290">
        <w:br w:type="page"/>
      </w:r>
    </w:p>
    <w:p w14:paraId="7DBD47ED" w14:textId="77777777" w:rsidR="00AD4CCC" w:rsidRDefault="00AD4CCC"/>
    <w:p w14:paraId="617D481B" w14:textId="77777777" w:rsidR="00AD4CCC" w:rsidRDefault="009F3290">
      <w:r>
        <w:rPr>
          <w:b/>
          <w:sz w:val="24"/>
          <w:szCs w:val="24"/>
        </w:rPr>
        <w:t>Table of Contents</w:t>
      </w:r>
    </w:p>
    <w:p w14:paraId="1E441B23" w14:textId="77777777" w:rsidR="00AD4CCC" w:rsidRDefault="00AD4CCC"/>
    <w:p w14:paraId="2A86C5E8" w14:textId="77777777" w:rsidR="00AF720F" w:rsidRDefault="00AF720F"/>
    <w:sdt>
      <w:sdtPr>
        <w:rPr>
          <w:rFonts w:ascii="Arial" w:eastAsia="Arial" w:hAnsi="Arial" w:cs="Arial"/>
          <w:color w:val="000000"/>
          <w:sz w:val="22"/>
          <w:szCs w:val="22"/>
        </w:rPr>
        <w:id w:val="-2138631963"/>
        <w:docPartObj>
          <w:docPartGallery w:val="Table of Contents"/>
          <w:docPartUnique/>
        </w:docPartObj>
      </w:sdtPr>
      <w:sdtEndPr>
        <w:rPr>
          <w:b/>
          <w:bCs/>
          <w:noProof/>
        </w:rPr>
      </w:sdtEndPr>
      <w:sdtContent>
        <w:p w14:paraId="5B9396ED" w14:textId="5099B483" w:rsidR="00F80725" w:rsidRDefault="00F80725">
          <w:pPr>
            <w:pStyle w:val="TOCHeading"/>
          </w:pPr>
        </w:p>
        <w:p w14:paraId="667184A1" w14:textId="77777777" w:rsidR="00F006D9" w:rsidRDefault="00F80725">
          <w:pPr>
            <w:pStyle w:val="TO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5089023" w:history="1">
            <w:r w:rsidR="00F006D9" w:rsidRPr="00177D2C">
              <w:rPr>
                <w:rStyle w:val="Hyperlink"/>
                <w:noProof/>
              </w:rPr>
              <w:t>List of Figures</w:t>
            </w:r>
            <w:r w:rsidR="00F006D9">
              <w:rPr>
                <w:noProof/>
                <w:webHidden/>
              </w:rPr>
              <w:tab/>
            </w:r>
            <w:r w:rsidR="00F006D9">
              <w:rPr>
                <w:noProof/>
                <w:webHidden/>
              </w:rPr>
              <w:fldChar w:fldCharType="begin"/>
            </w:r>
            <w:r w:rsidR="00F006D9">
              <w:rPr>
                <w:noProof/>
                <w:webHidden/>
              </w:rPr>
              <w:instrText xml:space="preserve"> PAGEREF _Toc465089023 \h </w:instrText>
            </w:r>
            <w:r w:rsidR="00F006D9">
              <w:rPr>
                <w:noProof/>
                <w:webHidden/>
              </w:rPr>
            </w:r>
            <w:r w:rsidR="00F006D9">
              <w:rPr>
                <w:noProof/>
                <w:webHidden/>
              </w:rPr>
              <w:fldChar w:fldCharType="separate"/>
            </w:r>
            <w:r w:rsidR="00EA5B32">
              <w:rPr>
                <w:noProof/>
                <w:webHidden/>
              </w:rPr>
              <w:t>5</w:t>
            </w:r>
            <w:r w:rsidR="00F006D9">
              <w:rPr>
                <w:noProof/>
                <w:webHidden/>
              </w:rPr>
              <w:fldChar w:fldCharType="end"/>
            </w:r>
          </w:hyperlink>
        </w:p>
        <w:p w14:paraId="2BF9FD77" w14:textId="77777777" w:rsidR="00F006D9" w:rsidRDefault="00F006D9">
          <w:pPr>
            <w:pStyle w:val="TOC1"/>
            <w:rPr>
              <w:rFonts w:asciiTheme="minorHAnsi" w:eastAsiaTheme="minorEastAsia" w:hAnsiTheme="minorHAnsi" w:cstheme="minorBidi"/>
              <w:noProof/>
              <w:color w:val="auto"/>
            </w:rPr>
          </w:pPr>
          <w:hyperlink w:anchor="_Toc465089024" w:history="1">
            <w:r w:rsidRPr="00177D2C">
              <w:rPr>
                <w:rStyle w:val="Hyperlink"/>
                <w:noProof/>
              </w:rPr>
              <w:t>List of Tables</w:t>
            </w:r>
            <w:r>
              <w:rPr>
                <w:noProof/>
                <w:webHidden/>
              </w:rPr>
              <w:tab/>
            </w:r>
            <w:r>
              <w:rPr>
                <w:noProof/>
                <w:webHidden/>
              </w:rPr>
              <w:fldChar w:fldCharType="begin"/>
            </w:r>
            <w:r>
              <w:rPr>
                <w:noProof/>
                <w:webHidden/>
              </w:rPr>
              <w:instrText xml:space="preserve"> PAGEREF _Toc465089024 \h </w:instrText>
            </w:r>
            <w:r>
              <w:rPr>
                <w:noProof/>
                <w:webHidden/>
              </w:rPr>
            </w:r>
            <w:r>
              <w:rPr>
                <w:noProof/>
                <w:webHidden/>
              </w:rPr>
              <w:fldChar w:fldCharType="separate"/>
            </w:r>
            <w:r w:rsidR="00EA5B32">
              <w:rPr>
                <w:noProof/>
                <w:webHidden/>
              </w:rPr>
              <w:t>6</w:t>
            </w:r>
            <w:r>
              <w:rPr>
                <w:noProof/>
                <w:webHidden/>
              </w:rPr>
              <w:fldChar w:fldCharType="end"/>
            </w:r>
          </w:hyperlink>
        </w:p>
        <w:p w14:paraId="307D8411" w14:textId="77777777" w:rsidR="00F006D9" w:rsidRDefault="00F006D9">
          <w:pPr>
            <w:pStyle w:val="TOC1"/>
            <w:rPr>
              <w:rFonts w:asciiTheme="minorHAnsi" w:eastAsiaTheme="minorEastAsia" w:hAnsiTheme="minorHAnsi" w:cstheme="minorBidi"/>
              <w:noProof/>
              <w:color w:val="auto"/>
            </w:rPr>
          </w:pPr>
          <w:hyperlink w:anchor="_Toc465089025" w:history="1">
            <w:r w:rsidRPr="00177D2C">
              <w:rPr>
                <w:rStyle w:val="Hyperlink"/>
                <w:noProof/>
              </w:rPr>
              <w:t>1.</w:t>
            </w:r>
            <w:r>
              <w:rPr>
                <w:rFonts w:asciiTheme="minorHAnsi" w:eastAsiaTheme="minorEastAsia" w:hAnsiTheme="minorHAnsi" w:cstheme="minorBidi"/>
                <w:noProof/>
                <w:color w:val="auto"/>
              </w:rPr>
              <w:tab/>
            </w:r>
            <w:r w:rsidRPr="00177D2C">
              <w:rPr>
                <w:rStyle w:val="Hyperlink"/>
                <w:noProof/>
              </w:rPr>
              <w:t>Introduction</w:t>
            </w:r>
            <w:r>
              <w:rPr>
                <w:noProof/>
                <w:webHidden/>
              </w:rPr>
              <w:tab/>
            </w:r>
            <w:r>
              <w:rPr>
                <w:noProof/>
                <w:webHidden/>
              </w:rPr>
              <w:fldChar w:fldCharType="begin"/>
            </w:r>
            <w:r>
              <w:rPr>
                <w:noProof/>
                <w:webHidden/>
              </w:rPr>
              <w:instrText xml:space="preserve"> PAGEREF _Toc465089025 \h </w:instrText>
            </w:r>
            <w:r>
              <w:rPr>
                <w:noProof/>
                <w:webHidden/>
              </w:rPr>
            </w:r>
            <w:r>
              <w:rPr>
                <w:noProof/>
                <w:webHidden/>
              </w:rPr>
              <w:fldChar w:fldCharType="separate"/>
            </w:r>
            <w:r w:rsidR="00EA5B32">
              <w:rPr>
                <w:noProof/>
                <w:webHidden/>
              </w:rPr>
              <w:t>7</w:t>
            </w:r>
            <w:r>
              <w:rPr>
                <w:noProof/>
                <w:webHidden/>
              </w:rPr>
              <w:fldChar w:fldCharType="end"/>
            </w:r>
          </w:hyperlink>
        </w:p>
        <w:p w14:paraId="5A403EBD" w14:textId="77777777" w:rsidR="00F006D9" w:rsidRDefault="00F006D9" w:rsidP="00F006D9">
          <w:pPr>
            <w:pStyle w:val="TOC2"/>
            <w:rPr>
              <w:rFonts w:asciiTheme="minorHAnsi" w:eastAsiaTheme="minorEastAsia" w:hAnsiTheme="minorHAnsi" w:cstheme="minorBidi"/>
              <w:noProof/>
              <w:color w:val="auto"/>
            </w:rPr>
          </w:pPr>
          <w:hyperlink w:anchor="_Toc465089026" w:history="1">
            <w:r w:rsidRPr="00177D2C">
              <w:rPr>
                <w:rStyle w:val="Hyperlink"/>
                <w:noProof/>
              </w:rPr>
              <w:t>1.1 Project Background</w:t>
            </w:r>
            <w:r>
              <w:rPr>
                <w:noProof/>
                <w:webHidden/>
              </w:rPr>
              <w:tab/>
            </w:r>
            <w:r>
              <w:rPr>
                <w:noProof/>
                <w:webHidden/>
              </w:rPr>
              <w:fldChar w:fldCharType="begin"/>
            </w:r>
            <w:r>
              <w:rPr>
                <w:noProof/>
                <w:webHidden/>
              </w:rPr>
              <w:instrText xml:space="preserve"> PAGEREF _Toc465089026 \h </w:instrText>
            </w:r>
            <w:r>
              <w:rPr>
                <w:noProof/>
                <w:webHidden/>
              </w:rPr>
            </w:r>
            <w:r>
              <w:rPr>
                <w:noProof/>
                <w:webHidden/>
              </w:rPr>
              <w:fldChar w:fldCharType="separate"/>
            </w:r>
            <w:r w:rsidR="00EA5B32">
              <w:rPr>
                <w:noProof/>
                <w:webHidden/>
              </w:rPr>
              <w:t>7</w:t>
            </w:r>
            <w:r>
              <w:rPr>
                <w:noProof/>
                <w:webHidden/>
              </w:rPr>
              <w:fldChar w:fldCharType="end"/>
            </w:r>
          </w:hyperlink>
        </w:p>
        <w:p w14:paraId="6DB3CC32" w14:textId="77777777" w:rsidR="00F006D9" w:rsidRDefault="00F006D9" w:rsidP="00F006D9">
          <w:pPr>
            <w:pStyle w:val="TOC2"/>
            <w:rPr>
              <w:rFonts w:asciiTheme="minorHAnsi" w:eastAsiaTheme="minorEastAsia" w:hAnsiTheme="minorHAnsi" w:cstheme="minorBidi"/>
              <w:noProof/>
              <w:color w:val="auto"/>
            </w:rPr>
          </w:pPr>
          <w:hyperlink w:anchor="_Toc465089027" w:history="1">
            <w:r w:rsidRPr="00177D2C">
              <w:rPr>
                <w:rStyle w:val="Hyperlink"/>
                <w:noProof/>
              </w:rPr>
              <w:t>1.2 Purpose of the Common Metadata Specification</w:t>
            </w:r>
            <w:r>
              <w:rPr>
                <w:noProof/>
                <w:webHidden/>
              </w:rPr>
              <w:tab/>
            </w:r>
            <w:r>
              <w:rPr>
                <w:noProof/>
                <w:webHidden/>
              </w:rPr>
              <w:fldChar w:fldCharType="begin"/>
            </w:r>
            <w:r>
              <w:rPr>
                <w:noProof/>
                <w:webHidden/>
              </w:rPr>
              <w:instrText xml:space="preserve"> PAGEREF _Toc465089027 \h </w:instrText>
            </w:r>
            <w:r>
              <w:rPr>
                <w:noProof/>
                <w:webHidden/>
              </w:rPr>
            </w:r>
            <w:r>
              <w:rPr>
                <w:noProof/>
                <w:webHidden/>
              </w:rPr>
              <w:fldChar w:fldCharType="separate"/>
            </w:r>
            <w:r w:rsidR="00EA5B32">
              <w:rPr>
                <w:noProof/>
                <w:webHidden/>
              </w:rPr>
              <w:t>8</w:t>
            </w:r>
            <w:r>
              <w:rPr>
                <w:noProof/>
                <w:webHidden/>
              </w:rPr>
              <w:fldChar w:fldCharType="end"/>
            </w:r>
          </w:hyperlink>
        </w:p>
        <w:p w14:paraId="25AD9DD1" w14:textId="77777777" w:rsidR="00F006D9" w:rsidRDefault="00F006D9" w:rsidP="00F006D9">
          <w:pPr>
            <w:pStyle w:val="TOC2"/>
            <w:rPr>
              <w:rFonts w:asciiTheme="minorHAnsi" w:eastAsiaTheme="minorEastAsia" w:hAnsiTheme="minorHAnsi" w:cstheme="minorBidi"/>
              <w:noProof/>
              <w:color w:val="auto"/>
            </w:rPr>
          </w:pPr>
          <w:hyperlink w:anchor="_Toc465089028" w:history="1">
            <w:r w:rsidRPr="00177D2C">
              <w:rPr>
                <w:rStyle w:val="Hyperlink"/>
                <w:noProof/>
              </w:rPr>
              <w:t>1.3 Development Process</w:t>
            </w:r>
            <w:r>
              <w:rPr>
                <w:noProof/>
                <w:webHidden/>
              </w:rPr>
              <w:tab/>
            </w:r>
            <w:r>
              <w:rPr>
                <w:noProof/>
                <w:webHidden/>
              </w:rPr>
              <w:fldChar w:fldCharType="begin"/>
            </w:r>
            <w:r>
              <w:rPr>
                <w:noProof/>
                <w:webHidden/>
              </w:rPr>
              <w:instrText xml:space="preserve"> PAGEREF _Toc465089028 \h </w:instrText>
            </w:r>
            <w:r>
              <w:rPr>
                <w:noProof/>
                <w:webHidden/>
              </w:rPr>
            </w:r>
            <w:r>
              <w:rPr>
                <w:noProof/>
                <w:webHidden/>
              </w:rPr>
              <w:fldChar w:fldCharType="separate"/>
            </w:r>
            <w:r w:rsidR="00EA5B32">
              <w:rPr>
                <w:noProof/>
                <w:webHidden/>
              </w:rPr>
              <w:t>9</w:t>
            </w:r>
            <w:r>
              <w:rPr>
                <w:noProof/>
                <w:webHidden/>
              </w:rPr>
              <w:fldChar w:fldCharType="end"/>
            </w:r>
          </w:hyperlink>
        </w:p>
        <w:p w14:paraId="108C13F3" w14:textId="77777777" w:rsidR="00F006D9" w:rsidRDefault="00F006D9" w:rsidP="00F006D9">
          <w:pPr>
            <w:pStyle w:val="TOC2"/>
            <w:rPr>
              <w:rFonts w:asciiTheme="minorHAnsi" w:eastAsiaTheme="minorEastAsia" w:hAnsiTheme="minorHAnsi" w:cstheme="minorBidi"/>
              <w:noProof/>
              <w:color w:val="auto"/>
            </w:rPr>
          </w:pPr>
          <w:hyperlink w:anchor="_Toc465089029" w:history="1">
            <w:r w:rsidRPr="00177D2C">
              <w:rPr>
                <w:rStyle w:val="Hyperlink"/>
                <w:noProof/>
              </w:rPr>
              <w:t>1.4 Glossary of Terms</w:t>
            </w:r>
            <w:r>
              <w:rPr>
                <w:noProof/>
                <w:webHidden/>
              </w:rPr>
              <w:tab/>
            </w:r>
            <w:r>
              <w:rPr>
                <w:noProof/>
                <w:webHidden/>
              </w:rPr>
              <w:fldChar w:fldCharType="begin"/>
            </w:r>
            <w:r>
              <w:rPr>
                <w:noProof/>
                <w:webHidden/>
              </w:rPr>
              <w:instrText xml:space="preserve"> PAGEREF _Toc465089029 \h </w:instrText>
            </w:r>
            <w:r>
              <w:rPr>
                <w:noProof/>
                <w:webHidden/>
              </w:rPr>
            </w:r>
            <w:r>
              <w:rPr>
                <w:noProof/>
                <w:webHidden/>
              </w:rPr>
              <w:fldChar w:fldCharType="separate"/>
            </w:r>
            <w:r w:rsidR="00EA5B32">
              <w:rPr>
                <w:noProof/>
                <w:webHidden/>
              </w:rPr>
              <w:t>10</w:t>
            </w:r>
            <w:r>
              <w:rPr>
                <w:noProof/>
                <w:webHidden/>
              </w:rPr>
              <w:fldChar w:fldCharType="end"/>
            </w:r>
          </w:hyperlink>
        </w:p>
        <w:p w14:paraId="68E60D84" w14:textId="77777777" w:rsidR="00F006D9" w:rsidRDefault="00F006D9" w:rsidP="00F006D9">
          <w:pPr>
            <w:pStyle w:val="TOC2"/>
            <w:rPr>
              <w:rFonts w:asciiTheme="minorHAnsi" w:eastAsiaTheme="minorEastAsia" w:hAnsiTheme="minorHAnsi" w:cstheme="minorBidi"/>
              <w:noProof/>
              <w:color w:val="auto"/>
            </w:rPr>
          </w:pPr>
          <w:hyperlink w:anchor="_Toc465089030" w:history="1">
            <w:r w:rsidRPr="00177D2C">
              <w:rPr>
                <w:rStyle w:val="Hyperlink"/>
                <w:noProof/>
              </w:rPr>
              <w:t>1.5 Design Overview</w:t>
            </w:r>
            <w:r>
              <w:rPr>
                <w:noProof/>
                <w:webHidden/>
              </w:rPr>
              <w:tab/>
            </w:r>
            <w:r>
              <w:rPr>
                <w:noProof/>
                <w:webHidden/>
              </w:rPr>
              <w:fldChar w:fldCharType="begin"/>
            </w:r>
            <w:r>
              <w:rPr>
                <w:noProof/>
                <w:webHidden/>
              </w:rPr>
              <w:instrText xml:space="preserve"> PAGEREF _Toc465089030 \h </w:instrText>
            </w:r>
            <w:r>
              <w:rPr>
                <w:noProof/>
                <w:webHidden/>
              </w:rPr>
            </w:r>
            <w:r>
              <w:rPr>
                <w:noProof/>
                <w:webHidden/>
              </w:rPr>
              <w:fldChar w:fldCharType="separate"/>
            </w:r>
            <w:r w:rsidR="00EA5B32">
              <w:rPr>
                <w:noProof/>
                <w:webHidden/>
              </w:rPr>
              <w:t>11</w:t>
            </w:r>
            <w:r>
              <w:rPr>
                <w:noProof/>
                <w:webHidden/>
              </w:rPr>
              <w:fldChar w:fldCharType="end"/>
            </w:r>
          </w:hyperlink>
        </w:p>
        <w:p w14:paraId="5CA182A7" w14:textId="77777777" w:rsidR="00F006D9" w:rsidRDefault="00F006D9" w:rsidP="00F006D9">
          <w:pPr>
            <w:pStyle w:val="TOC2"/>
            <w:rPr>
              <w:rFonts w:asciiTheme="minorHAnsi" w:eastAsiaTheme="minorEastAsia" w:hAnsiTheme="minorHAnsi" w:cstheme="minorBidi"/>
              <w:noProof/>
              <w:color w:val="auto"/>
            </w:rPr>
          </w:pPr>
          <w:hyperlink w:anchor="_Toc465089031" w:history="1">
            <w:r w:rsidRPr="00177D2C">
              <w:rPr>
                <w:rStyle w:val="Hyperlink"/>
                <w:noProof/>
              </w:rPr>
              <w:t>1.6 Implementation</w:t>
            </w:r>
            <w:r>
              <w:rPr>
                <w:noProof/>
                <w:webHidden/>
              </w:rPr>
              <w:tab/>
            </w:r>
            <w:r>
              <w:rPr>
                <w:noProof/>
                <w:webHidden/>
              </w:rPr>
              <w:fldChar w:fldCharType="begin"/>
            </w:r>
            <w:r>
              <w:rPr>
                <w:noProof/>
                <w:webHidden/>
              </w:rPr>
              <w:instrText xml:space="preserve"> PAGEREF _Toc465089031 \h </w:instrText>
            </w:r>
            <w:r>
              <w:rPr>
                <w:noProof/>
                <w:webHidden/>
              </w:rPr>
            </w:r>
            <w:r>
              <w:rPr>
                <w:noProof/>
                <w:webHidden/>
              </w:rPr>
              <w:fldChar w:fldCharType="separate"/>
            </w:r>
            <w:r w:rsidR="00EA5B32">
              <w:rPr>
                <w:noProof/>
                <w:webHidden/>
              </w:rPr>
              <w:t>12</w:t>
            </w:r>
            <w:r>
              <w:rPr>
                <w:noProof/>
                <w:webHidden/>
              </w:rPr>
              <w:fldChar w:fldCharType="end"/>
            </w:r>
          </w:hyperlink>
        </w:p>
        <w:p w14:paraId="3B1E2A9E" w14:textId="77777777" w:rsidR="00F006D9" w:rsidRDefault="00F006D9">
          <w:pPr>
            <w:pStyle w:val="TOC1"/>
            <w:rPr>
              <w:rFonts w:asciiTheme="minorHAnsi" w:eastAsiaTheme="minorEastAsia" w:hAnsiTheme="minorHAnsi" w:cstheme="minorBidi"/>
              <w:noProof/>
              <w:color w:val="auto"/>
            </w:rPr>
          </w:pPr>
          <w:hyperlink w:anchor="_Toc465089032" w:history="1">
            <w:r w:rsidRPr="00177D2C">
              <w:rPr>
                <w:rStyle w:val="Hyperlink"/>
                <w:noProof/>
              </w:rPr>
              <w:t>2.</w:t>
            </w:r>
            <w:r>
              <w:rPr>
                <w:rFonts w:asciiTheme="minorHAnsi" w:eastAsiaTheme="minorEastAsia" w:hAnsiTheme="minorHAnsi" w:cstheme="minorBidi"/>
                <w:noProof/>
                <w:color w:val="auto"/>
              </w:rPr>
              <w:tab/>
            </w:r>
            <w:r w:rsidRPr="00177D2C">
              <w:rPr>
                <w:rStyle w:val="Hyperlink"/>
                <w:noProof/>
              </w:rPr>
              <w:t>Instrument</w:t>
            </w:r>
            <w:r>
              <w:rPr>
                <w:noProof/>
                <w:webHidden/>
              </w:rPr>
              <w:tab/>
            </w:r>
            <w:r>
              <w:rPr>
                <w:noProof/>
                <w:webHidden/>
              </w:rPr>
              <w:fldChar w:fldCharType="begin"/>
            </w:r>
            <w:r>
              <w:rPr>
                <w:noProof/>
                <w:webHidden/>
              </w:rPr>
              <w:instrText xml:space="preserve"> PAGEREF _Toc465089032 \h </w:instrText>
            </w:r>
            <w:r>
              <w:rPr>
                <w:noProof/>
                <w:webHidden/>
              </w:rPr>
            </w:r>
            <w:r>
              <w:rPr>
                <w:noProof/>
                <w:webHidden/>
              </w:rPr>
              <w:fldChar w:fldCharType="separate"/>
            </w:r>
            <w:r w:rsidR="00EA5B32">
              <w:rPr>
                <w:noProof/>
                <w:webHidden/>
              </w:rPr>
              <w:t>16</w:t>
            </w:r>
            <w:r>
              <w:rPr>
                <w:noProof/>
                <w:webHidden/>
              </w:rPr>
              <w:fldChar w:fldCharType="end"/>
            </w:r>
          </w:hyperlink>
        </w:p>
        <w:p w14:paraId="0F55C319" w14:textId="77777777" w:rsidR="00F006D9" w:rsidRDefault="00F006D9" w:rsidP="00F006D9">
          <w:pPr>
            <w:pStyle w:val="TOC2"/>
            <w:rPr>
              <w:rFonts w:asciiTheme="minorHAnsi" w:eastAsiaTheme="minorEastAsia" w:hAnsiTheme="minorHAnsi" w:cstheme="minorBidi"/>
              <w:noProof/>
              <w:color w:val="auto"/>
            </w:rPr>
          </w:pPr>
          <w:hyperlink w:anchor="_Toc465089033" w:history="1">
            <w:r w:rsidRPr="00177D2C">
              <w:rPr>
                <w:rStyle w:val="Hyperlink"/>
                <w:noProof/>
              </w:rPr>
              <w:t>2.1.</w:t>
            </w:r>
            <w:r>
              <w:rPr>
                <w:rFonts w:asciiTheme="minorHAnsi" w:eastAsiaTheme="minorEastAsia" w:hAnsiTheme="minorHAnsi" w:cstheme="minorBidi"/>
                <w:noProof/>
                <w:color w:val="auto"/>
              </w:rPr>
              <w:tab/>
            </w:r>
            <w:r w:rsidRPr="00177D2C">
              <w:rPr>
                <w:rStyle w:val="Hyperlink"/>
                <w:noProof/>
              </w:rPr>
              <w:t>Instrument model</w:t>
            </w:r>
            <w:r>
              <w:rPr>
                <w:noProof/>
                <w:webHidden/>
              </w:rPr>
              <w:tab/>
            </w:r>
            <w:r>
              <w:rPr>
                <w:noProof/>
                <w:webHidden/>
              </w:rPr>
              <w:fldChar w:fldCharType="begin"/>
            </w:r>
            <w:r>
              <w:rPr>
                <w:noProof/>
                <w:webHidden/>
              </w:rPr>
              <w:instrText xml:space="preserve"> PAGEREF _Toc465089033 \h </w:instrText>
            </w:r>
            <w:r>
              <w:rPr>
                <w:noProof/>
                <w:webHidden/>
              </w:rPr>
            </w:r>
            <w:r>
              <w:rPr>
                <w:noProof/>
                <w:webHidden/>
              </w:rPr>
              <w:fldChar w:fldCharType="separate"/>
            </w:r>
            <w:r w:rsidR="00EA5B32">
              <w:rPr>
                <w:noProof/>
                <w:webHidden/>
              </w:rPr>
              <w:t>16</w:t>
            </w:r>
            <w:r>
              <w:rPr>
                <w:noProof/>
                <w:webHidden/>
              </w:rPr>
              <w:fldChar w:fldCharType="end"/>
            </w:r>
          </w:hyperlink>
        </w:p>
        <w:p w14:paraId="682A456F" w14:textId="77777777" w:rsidR="00F006D9" w:rsidRDefault="00F006D9" w:rsidP="00F006D9">
          <w:pPr>
            <w:pStyle w:val="TOC2"/>
            <w:rPr>
              <w:rFonts w:asciiTheme="minorHAnsi" w:eastAsiaTheme="minorEastAsia" w:hAnsiTheme="minorHAnsi" w:cstheme="minorBidi"/>
              <w:noProof/>
              <w:color w:val="auto"/>
            </w:rPr>
          </w:pPr>
          <w:hyperlink w:anchor="_Toc465089034" w:history="1">
            <w:r w:rsidRPr="00177D2C">
              <w:rPr>
                <w:rStyle w:val="Hyperlink"/>
                <w:noProof/>
              </w:rPr>
              <w:t>2.2.</w:t>
            </w:r>
            <w:r>
              <w:rPr>
                <w:rFonts w:asciiTheme="minorHAnsi" w:eastAsiaTheme="minorEastAsia" w:hAnsiTheme="minorHAnsi" w:cstheme="minorBidi"/>
                <w:noProof/>
                <w:color w:val="auto"/>
              </w:rPr>
              <w:tab/>
            </w:r>
            <w:r w:rsidRPr="00177D2C">
              <w:rPr>
                <w:rStyle w:val="Hyperlink"/>
                <w:noProof/>
              </w:rPr>
              <w:t>Instrument Inventory</w:t>
            </w:r>
            <w:r>
              <w:rPr>
                <w:noProof/>
                <w:webHidden/>
              </w:rPr>
              <w:tab/>
            </w:r>
            <w:r>
              <w:rPr>
                <w:noProof/>
                <w:webHidden/>
              </w:rPr>
              <w:fldChar w:fldCharType="begin"/>
            </w:r>
            <w:r>
              <w:rPr>
                <w:noProof/>
                <w:webHidden/>
              </w:rPr>
              <w:instrText xml:space="preserve"> PAGEREF _Toc465089034 \h </w:instrText>
            </w:r>
            <w:r>
              <w:rPr>
                <w:noProof/>
                <w:webHidden/>
              </w:rPr>
            </w:r>
            <w:r>
              <w:rPr>
                <w:noProof/>
                <w:webHidden/>
              </w:rPr>
              <w:fldChar w:fldCharType="separate"/>
            </w:r>
            <w:r w:rsidR="00EA5B32">
              <w:rPr>
                <w:noProof/>
                <w:webHidden/>
              </w:rPr>
              <w:t>19</w:t>
            </w:r>
            <w:r>
              <w:rPr>
                <w:noProof/>
                <w:webHidden/>
              </w:rPr>
              <w:fldChar w:fldCharType="end"/>
            </w:r>
          </w:hyperlink>
        </w:p>
        <w:p w14:paraId="38B6ABBC" w14:textId="77777777" w:rsidR="00F006D9" w:rsidRDefault="00F006D9" w:rsidP="00F006D9">
          <w:pPr>
            <w:pStyle w:val="TOC2"/>
            <w:rPr>
              <w:rFonts w:asciiTheme="minorHAnsi" w:eastAsiaTheme="minorEastAsia" w:hAnsiTheme="minorHAnsi" w:cstheme="minorBidi"/>
              <w:noProof/>
              <w:color w:val="auto"/>
            </w:rPr>
          </w:pPr>
          <w:hyperlink w:anchor="_Toc465089035" w:history="1">
            <w:r w:rsidRPr="00177D2C">
              <w:rPr>
                <w:rStyle w:val="Hyperlink"/>
                <w:noProof/>
              </w:rPr>
              <w:t>2.3.</w:t>
            </w:r>
            <w:r>
              <w:rPr>
                <w:rFonts w:asciiTheme="minorHAnsi" w:eastAsiaTheme="minorEastAsia" w:hAnsiTheme="minorHAnsi" w:cstheme="minorBidi"/>
                <w:noProof/>
                <w:color w:val="auto"/>
              </w:rPr>
              <w:tab/>
            </w:r>
            <w:r w:rsidRPr="00177D2C">
              <w:rPr>
                <w:rStyle w:val="Hyperlink"/>
                <w:noProof/>
              </w:rPr>
              <w:t>Measurement</w:t>
            </w:r>
            <w:r>
              <w:rPr>
                <w:noProof/>
                <w:webHidden/>
              </w:rPr>
              <w:tab/>
            </w:r>
            <w:r>
              <w:rPr>
                <w:noProof/>
                <w:webHidden/>
              </w:rPr>
              <w:fldChar w:fldCharType="begin"/>
            </w:r>
            <w:r>
              <w:rPr>
                <w:noProof/>
                <w:webHidden/>
              </w:rPr>
              <w:instrText xml:space="preserve"> PAGEREF _Toc465089035 \h </w:instrText>
            </w:r>
            <w:r>
              <w:rPr>
                <w:noProof/>
                <w:webHidden/>
              </w:rPr>
            </w:r>
            <w:r>
              <w:rPr>
                <w:noProof/>
                <w:webHidden/>
              </w:rPr>
              <w:fldChar w:fldCharType="separate"/>
            </w:r>
            <w:r w:rsidR="00EA5B32">
              <w:rPr>
                <w:noProof/>
                <w:webHidden/>
              </w:rPr>
              <w:t>20</w:t>
            </w:r>
            <w:r>
              <w:rPr>
                <w:noProof/>
                <w:webHidden/>
              </w:rPr>
              <w:fldChar w:fldCharType="end"/>
            </w:r>
          </w:hyperlink>
        </w:p>
        <w:p w14:paraId="52E7212A" w14:textId="77777777" w:rsidR="00F006D9" w:rsidRDefault="00F006D9" w:rsidP="00F006D9">
          <w:pPr>
            <w:pStyle w:val="TOC2"/>
            <w:rPr>
              <w:rFonts w:asciiTheme="minorHAnsi" w:eastAsiaTheme="minorEastAsia" w:hAnsiTheme="minorHAnsi" w:cstheme="minorBidi"/>
              <w:noProof/>
              <w:color w:val="auto"/>
            </w:rPr>
          </w:pPr>
          <w:hyperlink w:anchor="_Toc465089036" w:history="1">
            <w:r w:rsidRPr="00177D2C">
              <w:rPr>
                <w:rStyle w:val="Hyperlink"/>
                <w:noProof/>
              </w:rPr>
              <w:t>2.4.</w:t>
            </w:r>
            <w:r>
              <w:rPr>
                <w:rFonts w:asciiTheme="minorHAnsi" w:eastAsiaTheme="minorEastAsia" w:hAnsiTheme="minorHAnsi" w:cstheme="minorBidi"/>
                <w:noProof/>
                <w:color w:val="auto"/>
              </w:rPr>
              <w:tab/>
            </w:r>
            <w:r w:rsidRPr="00177D2C">
              <w:rPr>
                <w:rStyle w:val="Hyperlink"/>
                <w:noProof/>
              </w:rPr>
              <w:t>Validation</w:t>
            </w:r>
            <w:r>
              <w:rPr>
                <w:noProof/>
                <w:webHidden/>
              </w:rPr>
              <w:tab/>
            </w:r>
            <w:r>
              <w:rPr>
                <w:noProof/>
                <w:webHidden/>
              </w:rPr>
              <w:fldChar w:fldCharType="begin"/>
            </w:r>
            <w:r>
              <w:rPr>
                <w:noProof/>
                <w:webHidden/>
              </w:rPr>
              <w:instrText xml:space="preserve"> PAGEREF _Toc465089036 \h </w:instrText>
            </w:r>
            <w:r>
              <w:rPr>
                <w:noProof/>
                <w:webHidden/>
              </w:rPr>
            </w:r>
            <w:r>
              <w:rPr>
                <w:noProof/>
                <w:webHidden/>
              </w:rPr>
              <w:fldChar w:fldCharType="separate"/>
            </w:r>
            <w:r w:rsidR="00EA5B32">
              <w:rPr>
                <w:noProof/>
                <w:webHidden/>
              </w:rPr>
              <w:t>22</w:t>
            </w:r>
            <w:r>
              <w:rPr>
                <w:noProof/>
                <w:webHidden/>
              </w:rPr>
              <w:fldChar w:fldCharType="end"/>
            </w:r>
          </w:hyperlink>
        </w:p>
        <w:p w14:paraId="07F0283F" w14:textId="77777777" w:rsidR="00F006D9" w:rsidRDefault="00F006D9" w:rsidP="00F006D9">
          <w:pPr>
            <w:pStyle w:val="TOC2"/>
            <w:rPr>
              <w:rFonts w:asciiTheme="minorHAnsi" w:eastAsiaTheme="minorEastAsia" w:hAnsiTheme="minorHAnsi" w:cstheme="minorBidi"/>
              <w:noProof/>
              <w:color w:val="auto"/>
            </w:rPr>
          </w:pPr>
          <w:hyperlink w:anchor="_Toc465089037" w:history="1">
            <w:r w:rsidRPr="00177D2C">
              <w:rPr>
                <w:rStyle w:val="Hyperlink"/>
                <w:noProof/>
              </w:rPr>
              <w:t>2.5.</w:t>
            </w:r>
            <w:r>
              <w:rPr>
                <w:rFonts w:asciiTheme="minorHAnsi" w:eastAsiaTheme="minorEastAsia" w:hAnsiTheme="minorHAnsi" w:cstheme="minorBidi"/>
                <w:noProof/>
                <w:color w:val="auto"/>
              </w:rPr>
              <w:tab/>
            </w:r>
            <w:r w:rsidRPr="00177D2C">
              <w:rPr>
                <w:rStyle w:val="Hyperlink"/>
                <w:noProof/>
              </w:rPr>
              <w:t>Instrument Data Transport</w:t>
            </w:r>
            <w:r>
              <w:rPr>
                <w:noProof/>
                <w:webHidden/>
              </w:rPr>
              <w:tab/>
            </w:r>
            <w:r>
              <w:rPr>
                <w:noProof/>
                <w:webHidden/>
              </w:rPr>
              <w:fldChar w:fldCharType="begin"/>
            </w:r>
            <w:r>
              <w:rPr>
                <w:noProof/>
                <w:webHidden/>
              </w:rPr>
              <w:instrText xml:space="preserve"> PAGEREF _Toc465089037 \h </w:instrText>
            </w:r>
            <w:r>
              <w:rPr>
                <w:noProof/>
                <w:webHidden/>
              </w:rPr>
            </w:r>
            <w:r>
              <w:rPr>
                <w:noProof/>
                <w:webHidden/>
              </w:rPr>
              <w:fldChar w:fldCharType="separate"/>
            </w:r>
            <w:r w:rsidR="00EA5B32">
              <w:rPr>
                <w:noProof/>
                <w:webHidden/>
              </w:rPr>
              <w:t>26</w:t>
            </w:r>
            <w:r>
              <w:rPr>
                <w:noProof/>
                <w:webHidden/>
              </w:rPr>
              <w:fldChar w:fldCharType="end"/>
            </w:r>
          </w:hyperlink>
        </w:p>
        <w:p w14:paraId="2344A027" w14:textId="77777777" w:rsidR="00F006D9" w:rsidRDefault="00F006D9" w:rsidP="00F006D9">
          <w:pPr>
            <w:pStyle w:val="TOC2"/>
            <w:rPr>
              <w:rFonts w:asciiTheme="minorHAnsi" w:eastAsiaTheme="minorEastAsia" w:hAnsiTheme="minorHAnsi" w:cstheme="minorBidi"/>
              <w:noProof/>
              <w:color w:val="auto"/>
            </w:rPr>
          </w:pPr>
          <w:hyperlink w:anchor="_Toc465089038" w:history="1">
            <w:r w:rsidRPr="00177D2C">
              <w:rPr>
                <w:rStyle w:val="Hyperlink"/>
                <w:noProof/>
              </w:rPr>
              <w:t>2.6.</w:t>
            </w:r>
            <w:r>
              <w:rPr>
                <w:rFonts w:asciiTheme="minorHAnsi" w:eastAsiaTheme="minorEastAsia" w:hAnsiTheme="minorHAnsi" w:cstheme="minorBidi"/>
                <w:noProof/>
                <w:color w:val="auto"/>
              </w:rPr>
              <w:tab/>
            </w:r>
            <w:r w:rsidRPr="00177D2C">
              <w:rPr>
                <w:rStyle w:val="Hyperlink"/>
                <w:noProof/>
              </w:rPr>
              <w:t>Organization</w:t>
            </w:r>
            <w:r>
              <w:rPr>
                <w:noProof/>
                <w:webHidden/>
              </w:rPr>
              <w:tab/>
            </w:r>
            <w:r>
              <w:rPr>
                <w:noProof/>
                <w:webHidden/>
              </w:rPr>
              <w:fldChar w:fldCharType="begin"/>
            </w:r>
            <w:r>
              <w:rPr>
                <w:noProof/>
                <w:webHidden/>
              </w:rPr>
              <w:instrText xml:space="preserve"> PAGEREF _Toc465089038 \h </w:instrText>
            </w:r>
            <w:r>
              <w:rPr>
                <w:noProof/>
                <w:webHidden/>
              </w:rPr>
            </w:r>
            <w:r>
              <w:rPr>
                <w:noProof/>
                <w:webHidden/>
              </w:rPr>
              <w:fldChar w:fldCharType="separate"/>
            </w:r>
            <w:r w:rsidR="00EA5B32">
              <w:rPr>
                <w:noProof/>
                <w:webHidden/>
              </w:rPr>
              <w:t>27</w:t>
            </w:r>
            <w:r>
              <w:rPr>
                <w:noProof/>
                <w:webHidden/>
              </w:rPr>
              <w:fldChar w:fldCharType="end"/>
            </w:r>
          </w:hyperlink>
        </w:p>
        <w:p w14:paraId="1AC0B28A" w14:textId="77777777" w:rsidR="00F006D9" w:rsidRDefault="00F006D9" w:rsidP="00F006D9">
          <w:pPr>
            <w:pStyle w:val="TOC2"/>
            <w:rPr>
              <w:rFonts w:asciiTheme="minorHAnsi" w:eastAsiaTheme="minorEastAsia" w:hAnsiTheme="minorHAnsi" w:cstheme="minorBidi"/>
              <w:noProof/>
              <w:color w:val="auto"/>
            </w:rPr>
          </w:pPr>
          <w:hyperlink w:anchor="_Toc465089039" w:history="1">
            <w:r w:rsidRPr="00177D2C">
              <w:rPr>
                <w:rStyle w:val="Hyperlink"/>
                <w:noProof/>
              </w:rPr>
              <w:t>2.7.</w:t>
            </w:r>
            <w:r>
              <w:rPr>
                <w:rFonts w:asciiTheme="minorHAnsi" w:eastAsiaTheme="minorEastAsia" w:hAnsiTheme="minorHAnsi" w:cstheme="minorBidi"/>
                <w:noProof/>
                <w:color w:val="auto"/>
              </w:rPr>
              <w:tab/>
            </w:r>
            <w:r w:rsidRPr="00177D2C">
              <w:rPr>
                <w:rStyle w:val="Hyperlink"/>
                <w:noProof/>
              </w:rPr>
              <w:t>Document</w:t>
            </w:r>
            <w:r>
              <w:rPr>
                <w:noProof/>
                <w:webHidden/>
              </w:rPr>
              <w:tab/>
            </w:r>
            <w:r>
              <w:rPr>
                <w:noProof/>
                <w:webHidden/>
              </w:rPr>
              <w:fldChar w:fldCharType="begin"/>
            </w:r>
            <w:r>
              <w:rPr>
                <w:noProof/>
                <w:webHidden/>
              </w:rPr>
              <w:instrText xml:space="preserve"> PAGEREF _Toc465089039 \h </w:instrText>
            </w:r>
            <w:r>
              <w:rPr>
                <w:noProof/>
                <w:webHidden/>
              </w:rPr>
            </w:r>
            <w:r>
              <w:rPr>
                <w:noProof/>
                <w:webHidden/>
              </w:rPr>
              <w:fldChar w:fldCharType="separate"/>
            </w:r>
            <w:r w:rsidR="00EA5B32">
              <w:rPr>
                <w:noProof/>
                <w:webHidden/>
              </w:rPr>
              <w:t>29</w:t>
            </w:r>
            <w:r>
              <w:rPr>
                <w:noProof/>
                <w:webHidden/>
              </w:rPr>
              <w:fldChar w:fldCharType="end"/>
            </w:r>
          </w:hyperlink>
        </w:p>
        <w:p w14:paraId="6D8E1EB6" w14:textId="77777777" w:rsidR="00F006D9" w:rsidRDefault="00F006D9" w:rsidP="00F006D9">
          <w:pPr>
            <w:pStyle w:val="TOC2"/>
            <w:rPr>
              <w:rFonts w:asciiTheme="minorHAnsi" w:eastAsiaTheme="minorEastAsia" w:hAnsiTheme="minorHAnsi" w:cstheme="minorBidi"/>
              <w:noProof/>
              <w:color w:val="auto"/>
            </w:rPr>
          </w:pPr>
          <w:hyperlink w:anchor="_Toc465089040" w:history="1">
            <w:r w:rsidRPr="00177D2C">
              <w:rPr>
                <w:rStyle w:val="Hyperlink"/>
                <w:noProof/>
              </w:rPr>
              <w:t>2.8.</w:t>
            </w:r>
            <w:r>
              <w:rPr>
                <w:rFonts w:asciiTheme="minorHAnsi" w:eastAsiaTheme="minorEastAsia" w:hAnsiTheme="minorHAnsi" w:cstheme="minorBidi"/>
                <w:noProof/>
                <w:color w:val="auto"/>
              </w:rPr>
              <w:tab/>
            </w:r>
            <w:r w:rsidRPr="00177D2C">
              <w:rPr>
                <w:rStyle w:val="Hyperlink"/>
                <w:noProof/>
              </w:rPr>
              <w:t>Sample Collection</w:t>
            </w:r>
            <w:r>
              <w:rPr>
                <w:noProof/>
                <w:webHidden/>
              </w:rPr>
              <w:tab/>
            </w:r>
            <w:r>
              <w:rPr>
                <w:noProof/>
                <w:webHidden/>
              </w:rPr>
              <w:fldChar w:fldCharType="begin"/>
            </w:r>
            <w:r>
              <w:rPr>
                <w:noProof/>
                <w:webHidden/>
              </w:rPr>
              <w:instrText xml:space="preserve"> PAGEREF _Toc465089040 \h </w:instrText>
            </w:r>
            <w:r>
              <w:rPr>
                <w:noProof/>
                <w:webHidden/>
              </w:rPr>
            </w:r>
            <w:r>
              <w:rPr>
                <w:noProof/>
                <w:webHidden/>
              </w:rPr>
              <w:fldChar w:fldCharType="separate"/>
            </w:r>
            <w:r w:rsidR="00EA5B32">
              <w:rPr>
                <w:noProof/>
                <w:webHidden/>
              </w:rPr>
              <w:t>30</w:t>
            </w:r>
            <w:r>
              <w:rPr>
                <w:noProof/>
                <w:webHidden/>
              </w:rPr>
              <w:fldChar w:fldCharType="end"/>
            </w:r>
          </w:hyperlink>
        </w:p>
        <w:p w14:paraId="003D305F" w14:textId="77777777" w:rsidR="00F006D9" w:rsidRDefault="00F006D9">
          <w:pPr>
            <w:pStyle w:val="TOC1"/>
            <w:rPr>
              <w:rFonts w:asciiTheme="minorHAnsi" w:eastAsiaTheme="minorEastAsia" w:hAnsiTheme="minorHAnsi" w:cstheme="minorBidi"/>
              <w:noProof/>
              <w:color w:val="auto"/>
            </w:rPr>
          </w:pPr>
          <w:hyperlink w:anchor="_Toc465089041" w:history="1">
            <w:r w:rsidRPr="00177D2C">
              <w:rPr>
                <w:rStyle w:val="Hyperlink"/>
                <w:noProof/>
              </w:rPr>
              <w:t>3.</w:t>
            </w:r>
            <w:r>
              <w:rPr>
                <w:rFonts w:asciiTheme="minorHAnsi" w:eastAsiaTheme="minorEastAsia" w:hAnsiTheme="minorHAnsi" w:cstheme="minorBidi"/>
                <w:noProof/>
                <w:color w:val="auto"/>
              </w:rPr>
              <w:tab/>
            </w:r>
            <w:r w:rsidRPr="00177D2C">
              <w:rPr>
                <w:rStyle w:val="Hyperlink"/>
                <w:noProof/>
              </w:rPr>
              <w:t>Deployment</w:t>
            </w:r>
            <w:r>
              <w:rPr>
                <w:noProof/>
                <w:webHidden/>
              </w:rPr>
              <w:tab/>
            </w:r>
            <w:r>
              <w:rPr>
                <w:noProof/>
                <w:webHidden/>
              </w:rPr>
              <w:fldChar w:fldCharType="begin"/>
            </w:r>
            <w:r>
              <w:rPr>
                <w:noProof/>
                <w:webHidden/>
              </w:rPr>
              <w:instrText xml:space="preserve"> PAGEREF _Toc465089041 \h </w:instrText>
            </w:r>
            <w:r>
              <w:rPr>
                <w:noProof/>
                <w:webHidden/>
              </w:rPr>
            </w:r>
            <w:r>
              <w:rPr>
                <w:noProof/>
                <w:webHidden/>
              </w:rPr>
              <w:fldChar w:fldCharType="separate"/>
            </w:r>
            <w:r w:rsidR="00EA5B32">
              <w:rPr>
                <w:noProof/>
                <w:webHidden/>
              </w:rPr>
              <w:t>31</w:t>
            </w:r>
            <w:r>
              <w:rPr>
                <w:noProof/>
                <w:webHidden/>
              </w:rPr>
              <w:fldChar w:fldCharType="end"/>
            </w:r>
          </w:hyperlink>
        </w:p>
        <w:p w14:paraId="4675508D" w14:textId="77777777" w:rsidR="00F006D9" w:rsidRDefault="00F006D9" w:rsidP="00F006D9">
          <w:pPr>
            <w:pStyle w:val="TOC2"/>
            <w:rPr>
              <w:rFonts w:asciiTheme="minorHAnsi" w:eastAsiaTheme="minorEastAsia" w:hAnsiTheme="minorHAnsi" w:cstheme="minorBidi"/>
              <w:noProof/>
              <w:color w:val="auto"/>
            </w:rPr>
          </w:pPr>
          <w:hyperlink w:anchor="_Toc465089042" w:history="1">
            <w:r w:rsidRPr="00177D2C">
              <w:rPr>
                <w:rStyle w:val="Hyperlink"/>
                <w:noProof/>
              </w:rPr>
              <w:t>3.1.</w:t>
            </w:r>
            <w:r>
              <w:rPr>
                <w:rFonts w:asciiTheme="minorHAnsi" w:eastAsiaTheme="minorEastAsia" w:hAnsiTheme="minorHAnsi" w:cstheme="minorBidi"/>
                <w:noProof/>
                <w:color w:val="auto"/>
              </w:rPr>
              <w:tab/>
            </w:r>
            <w:r w:rsidRPr="00177D2C">
              <w:rPr>
                <w:rStyle w:val="Hyperlink"/>
                <w:noProof/>
              </w:rPr>
              <w:t>Deployment</w:t>
            </w:r>
            <w:r>
              <w:rPr>
                <w:noProof/>
                <w:webHidden/>
              </w:rPr>
              <w:tab/>
            </w:r>
            <w:r>
              <w:rPr>
                <w:noProof/>
                <w:webHidden/>
              </w:rPr>
              <w:fldChar w:fldCharType="begin"/>
            </w:r>
            <w:r>
              <w:rPr>
                <w:noProof/>
                <w:webHidden/>
              </w:rPr>
              <w:instrText xml:space="preserve"> PAGEREF _Toc465089042 \h </w:instrText>
            </w:r>
            <w:r>
              <w:rPr>
                <w:noProof/>
                <w:webHidden/>
              </w:rPr>
            </w:r>
            <w:r>
              <w:rPr>
                <w:noProof/>
                <w:webHidden/>
              </w:rPr>
              <w:fldChar w:fldCharType="separate"/>
            </w:r>
            <w:r w:rsidR="00EA5B32">
              <w:rPr>
                <w:noProof/>
                <w:webHidden/>
              </w:rPr>
              <w:t>31</w:t>
            </w:r>
            <w:r>
              <w:rPr>
                <w:noProof/>
                <w:webHidden/>
              </w:rPr>
              <w:fldChar w:fldCharType="end"/>
            </w:r>
          </w:hyperlink>
        </w:p>
        <w:p w14:paraId="1DA0193A" w14:textId="77777777" w:rsidR="00F006D9" w:rsidRDefault="00F006D9" w:rsidP="00F006D9">
          <w:pPr>
            <w:pStyle w:val="TOC2"/>
            <w:rPr>
              <w:rFonts w:asciiTheme="minorHAnsi" w:eastAsiaTheme="minorEastAsia" w:hAnsiTheme="minorHAnsi" w:cstheme="minorBidi"/>
              <w:noProof/>
              <w:color w:val="auto"/>
            </w:rPr>
          </w:pPr>
          <w:hyperlink w:anchor="_Toc465089043" w:history="1">
            <w:r w:rsidRPr="00177D2C">
              <w:rPr>
                <w:rStyle w:val="Hyperlink"/>
                <w:noProof/>
              </w:rPr>
              <w:t>3.2.</w:t>
            </w:r>
            <w:r>
              <w:rPr>
                <w:rFonts w:asciiTheme="minorHAnsi" w:eastAsiaTheme="minorEastAsia" w:hAnsiTheme="minorHAnsi" w:cstheme="minorBidi"/>
                <w:noProof/>
                <w:color w:val="auto"/>
              </w:rPr>
              <w:tab/>
            </w:r>
            <w:r w:rsidRPr="00177D2C">
              <w:rPr>
                <w:rStyle w:val="Hyperlink"/>
                <w:noProof/>
              </w:rPr>
              <w:t>Maintenance and Calibration</w:t>
            </w:r>
            <w:r>
              <w:rPr>
                <w:noProof/>
                <w:webHidden/>
              </w:rPr>
              <w:tab/>
            </w:r>
            <w:r>
              <w:rPr>
                <w:noProof/>
                <w:webHidden/>
              </w:rPr>
              <w:fldChar w:fldCharType="begin"/>
            </w:r>
            <w:r>
              <w:rPr>
                <w:noProof/>
                <w:webHidden/>
              </w:rPr>
              <w:instrText xml:space="preserve"> PAGEREF _Toc465089043 \h </w:instrText>
            </w:r>
            <w:r>
              <w:rPr>
                <w:noProof/>
                <w:webHidden/>
              </w:rPr>
            </w:r>
            <w:r>
              <w:rPr>
                <w:noProof/>
                <w:webHidden/>
              </w:rPr>
              <w:fldChar w:fldCharType="separate"/>
            </w:r>
            <w:r w:rsidR="00EA5B32">
              <w:rPr>
                <w:noProof/>
                <w:webHidden/>
              </w:rPr>
              <w:t>34</w:t>
            </w:r>
            <w:r>
              <w:rPr>
                <w:noProof/>
                <w:webHidden/>
              </w:rPr>
              <w:fldChar w:fldCharType="end"/>
            </w:r>
          </w:hyperlink>
        </w:p>
        <w:p w14:paraId="21F48C6E" w14:textId="77777777" w:rsidR="00F006D9" w:rsidRDefault="00F006D9" w:rsidP="00F006D9">
          <w:pPr>
            <w:pStyle w:val="TOC2"/>
            <w:rPr>
              <w:rFonts w:asciiTheme="minorHAnsi" w:eastAsiaTheme="minorEastAsia" w:hAnsiTheme="minorHAnsi" w:cstheme="minorBidi"/>
              <w:noProof/>
              <w:color w:val="auto"/>
            </w:rPr>
          </w:pPr>
          <w:hyperlink w:anchor="_Toc465089044" w:history="1">
            <w:r w:rsidRPr="00177D2C">
              <w:rPr>
                <w:rStyle w:val="Hyperlink"/>
                <w:noProof/>
              </w:rPr>
              <w:t>3.3.</w:t>
            </w:r>
            <w:r>
              <w:rPr>
                <w:rFonts w:asciiTheme="minorHAnsi" w:eastAsiaTheme="minorEastAsia" w:hAnsiTheme="minorHAnsi" w:cstheme="minorBidi"/>
                <w:noProof/>
                <w:color w:val="auto"/>
              </w:rPr>
              <w:tab/>
            </w:r>
            <w:r w:rsidRPr="00177D2C">
              <w:rPr>
                <w:rStyle w:val="Hyperlink"/>
                <w:noProof/>
              </w:rPr>
              <w:t>Environment</w:t>
            </w:r>
            <w:r>
              <w:rPr>
                <w:noProof/>
                <w:webHidden/>
              </w:rPr>
              <w:tab/>
            </w:r>
            <w:r>
              <w:rPr>
                <w:noProof/>
                <w:webHidden/>
              </w:rPr>
              <w:fldChar w:fldCharType="begin"/>
            </w:r>
            <w:r>
              <w:rPr>
                <w:noProof/>
                <w:webHidden/>
              </w:rPr>
              <w:instrText xml:space="preserve"> PAGEREF _Toc465089044 \h </w:instrText>
            </w:r>
            <w:r>
              <w:rPr>
                <w:noProof/>
                <w:webHidden/>
              </w:rPr>
            </w:r>
            <w:r>
              <w:rPr>
                <w:noProof/>
                <w:webHidden/>
              </w:rPr>
              <w:fldChar w:fldCharType="separate"/>
            </w:r>
            <w:r w:rsidR="00EA5B32">
              <w:rPr>
                <w:noProof/>
                <w:webHidden/>
              </w:rPr>
              <w:t>38</w:t>
            </w:r>
            <w:r>
              <w:rPr>
                <w:noProof/>
                <w:webHidden/>
              </w:rPr>
              <w:fldChar w:fldCharType="end"/>
            </w:r>
          </w:hyperlink>
        </w:p>
        <w:p w14:paraId="3DBC20F1" w14:textId="77777777" w:rsidR="00F006D9" w:rsidRDefault="00F006D9" w:rsidP="00F006D9">
          <w:pPr>
            <w:pStyle w:val="TOC2"/>
            <w:rPr>
              <w:rFonts w:asciiTheme="minorHAnsi" w:eastAsiaTheme="minorEastAsia" w:hAnsiTheme="minorHAnsi" w:cstheme="minorBidi"/>
              <w:noProof/>
              <w:color w:val="auto"/>
            </w:rPr>
          </w:pPr>
          <w:hyperlink w:anchor="_Toc465089045" w:history="1">
            <w:r w:rsidRPr="00177D2C">
              <w:rPr>
                <w:rStyle w:val="Hyperlink"/>
                <w:noProof/>
              </w:rPr>
              <w:t>3.4.</w:t>
            </w:r>
            <w:r>
              <w:rPr>
                <w:rFonts w:asciiTheme="minorHAnsi" w:eastAsiaTheme="minorEastAsia" w:hAnsiTheme="minorHAnsi" w:cstheme="minorBidi"/>
                <w:noProof/>
                <w:color w:val="auto"/>
              </w:rPr>
              <w:tab/>
            </w:r>
            <w:r w:rsidRPr="00177D2C">
              <w:rPr>
                <w:rStyle w:val="Hyperlink"/>
                <w:noProof/>
              </w:rPr>
              <w:t>Deployment data transport</w:t>
            </w:r>
            <w:r>
              <w:rPr>
                <w:noProof/>
                <w:webHidden/>
              </w:rPr>
              <w:tab/>
            </w:r>
            <w:r>
              <w:rPr>
                <w:noProof/>
                <w:webHidden/>
              </w:rPr>
              <w:fldChar w:fldCharType="begin"/>
            </w:r>
            <w:r>
              <w:rPr>
                <w:noProof/>
                <w:webHidden/>
              </w:rPr>
              <w:instrText xml:space="preserve"> PAGEREF _Toc465089045 \h </w:instrText>
            </w:r>
            <w:r>
              <w:rPr>
                <w:noProof/>
                <w:webHidden/>
              </w:rPr>
            </w:r>
            <w:r>
              <w:rPr>
                <w:noProof/>
                <w:webHidden/>
              </w:rPr>
              <w:fldChar w:fldCharType="separate"/>
            </w:r>
            <w:r w:rsidR="00EA5B32">
              <w:rPr>
                <w:noProof/>
                <w:webHidden/>
              </w:rPr>
              <w:t>43</w:t>
            </w:r>
            <w:r>
              <w:rPr>
                <w:noProof/>
                <w:webHidden/>
              </w:rPr>
              <w:fldChar w:fldCharType="end"/>
            </w:r>
          </w:hyperlink>
        </w:p>
        <w:p w14:paraId="7548943D" w14:textId="77777777" w:rsidR="00F006D9" w:rsidRDefault="00F006D9">
          <w:pPr>
            <w:pStyle w:val="TOC1"/>
            <w:rPr>
              <w:rFonts w:asciiTheme="minorHAnsi" w:eastAsiaTheme="minorEastAsia" w:hAnsiTheme="minorHAnsi" w:cstheme="minorBidi"/>
              <w:noProof/>
              <w:color w:val="auto"/>
            </w:rPr>
          </w:pPr>
          <w:hyperlink w:anchor="_Toc465089046" w:history="1">
            <w:r w:rsidRPr="00177D2C">
              <w:rPr>
                <w:rStyle w:val="Hyperlink"/>
                <w:noProof/>
              </w:rPr>
              <w:t>4. Output</w:t>
            </w:r>
            <w:r>
              <w:rPr>
                <w:noProof/>
                <w:webHidden/>
              </w:rPr>
              <w:tab/>
            </w:r>
            <w:r>
              <w:rPr>
                <w:noProof/>
                <w:webHidden/>
              </w:rPr>
              <w:fldChar w:fldCharType="begin"/>
            </w:r>
            <w:r>
              <w:rPr>
                <w:noProof/>
                <w:webHidden/>
              </w:rPr>
              <w:instrText xml:space="preserve"> PAGEREF _Toc465089046 \h </w:instrText>
            </w:r>
            <w:r>
              <w:rPr>
                <w:noProof/>
                <w:webHidden/>
              </w:rPr>
            </w:r>
            <w:r>
              <w:rPr>
                <w:noProof/>
                <w:webHidden/>
              </w:rPr>
              <w:fldChar w:fldCharType="separate"/>
            </w:r>
            <w:r w:rsidR="00EA5B32">
              <w:rPr>
                <w:noProof/>
                <w:webHidden/>
              </w:rPr>
              <w:t>44</w:t>
            </w:r>
            <w:r>
              <w:rPr>
                <w:noProof/>
                <w:webHidden/>
              </w:rPr>
              <w:fldChar w:fldCharType="end"/>
            </w:r>
          </w:hyperlink>
        </w:p>
        <w:p w14:paraId="7C6BEE6E" w14:textId="77777777" w:rsidR="00F006D9" w:rsidRDefault="00F006D9" w:rsidP="00F006D9">
          <w:pPr>
            <w:pStyle w:val="TOC2"/>
            <w:rPr>
              <w:rFonts w:asciiTheme="minorHAnsi" w:eastAsiaTheme="minorEastAsia" w:hAnsiTheme="minorHAnsi" w:cstheme="minorBidi"/>
              <w:noProof/>
              <w:color w:val="auto"/>
            </w:rPr>
          </w:pPr>
          <w:hyperlink w:anchor="_Toc465089047" w:history="1">
            <w:r w:rsidRPr="00177D2C">
              <w:rPr>
                <w:rStyle w:val="Hyperlink"/>
                <w:noProof/>
              </w:rPr>
              <w:t>4.1</w:t>
            </w:r>
            <w:r>
              <w:rPr>
                <w:rFonts w:asciiTheme="minorHAnsi" w:eastAsiaTheme="minorEastAsia" w:hAnsiTheme="minorHAnsi" w:cstheme="minorBidi"/>
                <w:noProof/>
                <w:color w:val="auto"/>
              </w:rPr>
              <w:tab/>
            </w:r>
            <w:r w:rsidRPr="00177D2C">
              <w:rPr>
                <w:rStyle w:val="Hyperlink"/>
                <w:noProof/>
              </w:rPr>
              <w:t>Measured Output</w:t>
            </w:r>
            <w:r>
              <w:rPr>
                <w:noProof/>
                <w:webHidden/>
              </w:rPr>
              <w:tab/>
            </w:r>
            <w:r>
              <w:rPr>
                <w:noProof/>
                <w:webHidden/>
              </w:rPr>
              <w:fldChar w:fldCharType="begin"/>
            </w:r>
            <w:r>
              <w:rPr>
                <w:noProof/>
                <w:webHidden/>
              </w:rPr>
              <w:instrText xml:space="preserve"> PAGEREF _Toc465089047 \h </w:instrText>
            </w:r>
            <w:r>
              <w:rPr>
                <w:noProof/>
                <w:webHidden/>
              </w:rPr>
            </w:r>
            <w:r>
              <w:rPr>
                <w:noProof/>
                <w:webHidden/>
              </w:rPr>
              <w:fldChar w:fldCharType="separate"/>
            </w:r>
            <w:r w:rsidR="00EA5B32">
              <w:rPr>
                <w:noProof/>
                <w:webHidden/>
              </w:rPr>
              <w:t>44</w:t>
            </w:r>
            <w:r>
              <w:rPr>
                <w:noProof/>
                <w:webHidden/>
              </w:rPr>
              <w:fldChar w:fldCharType="end"/>
            </w:r>
          </w:hyperlink>
        </w:p>
        <w:p w14:paraId="53A6DEFB" w14:textId="77777777" w:rsidR="00F006D9" w:rsidRDefault="00F006D9" w:rsidP="00F006D9">
          <w:pPr>
            <w:pStyle w:val="TOC2"/>
            <w:rPr>
              <w:rFonts w:asciiTheme="minorHAnsi" w:eastAsiaTheme="minorEastAsia" w:hAnsiTheme="minorHAnsi" w:cstheme="minorBidi"/>
              <w:noProof/>
              <w:color w:val="auto"/>
            </w:rPr>
          </w:pPr>
          <w:hyperlink w:anchor="_Toc465089049" w:history="1">
            <w:r w:rsidRPr="00177D2C">
              <w:rPr>
                <w:rStyle w:val="Hyperlink"/>
                <w:noProof/>
              </w:rPr>
              <w:t>4.1</w:t>
            </w:r>
            <w:r>
              <w:rPr>
                <w:rFonts w:asciiTheme="minorHAnsi" w:eastAsiaTheme="minorEastAsia" w:hAnsiTheme="minorHAnsi" w:cstheme="minorBidi"/>
                <w:noProof/>
                <w:color w:val="auto"/>
              </w:rPr>
              <w:tab/>
            </w:r>
            <w:r w:rsidRPr="00177D2C">
              <w:rPr>
                <w:rStyle w:val="Hyperlink"/>
                <w:noProof/>
              </w:rPr>
              <w:t>Collected Sample</w:t>
            </w:r>
            <w:r>
              <w:rPr>
                <w:noProof/>
                <w:webHidden/>
              </w:rPr>
              <w:tab/>
            </w:r>
            <w:r>
              <w:rPr>
                <w:noProof/>
                <w:webHidden/>
              </w:rPr>
              <w:fldChar w:fldCharType="begin"/>
            </w:r>
            <w:r>
              <w:rPr>
                <w:noProof/>
                <w:webHidden/>
              </w:rPr>
              <w:instrText xml:space="preserve"> PAGEREF _Toc465089049 \h </w:instrText>
            </w:r>
            <w:r>
              <w:rPr>
                <w:noProof/>
                <w:webHidden/>
              </w:rPr>
            </w:r>
            <w:r>
              <w:rPr>
                <w:noProof/>
                <w:webHidden/>
              </w:rPr>
              <w:fldChar w:fldCharType="separate"/>
            </w:r>
            <w:r w:rsidR="00EA5B32">
              <w:rPr>
                <w:noProof/>
                <w:webHidden/>
              </w:rPr>
              <w:t>46</w:t>
            </w:r>
            <w:r>
              <w:rPr>
                <w:noProof/>
                <w:webHidden/>
              </w:rPr>
              <w:fldChar w:fldCharType="end"/>
            </w:r>
          </w:hyperlink>
        </w:p>
        <w:p w14:paraId="4811F33D" w14:textId="04A1950F" w:rsidR="00F80725" w:rsidRDefault="00F80725">
          <w:r>
            <w:rPr>
              <w:b/>
              <w:bCs/>
              <w:noProof/>
            </w:rPr>
            <w:fldChar w:fldCharType="end"/>
          </w:r>
        </w:p>
      </w:sdtContent>
    </w:sdt>
    <w:p w14:paraId="0F99930D" w14:textId="77777777" w:rsidR="00AD4CCC" w:rsidRDefault="009F3290">
      <w:r>
        <w:br w:type="page"/>
      </w:r>
    </w:p>
    <w:p w14:paraId="434E4162" w14:textId="63B447BF" w:rsidR="0015530E" w:rsidRDefault="0015530E" w:rsidP="0015530E">
      <w:pPr>
        <w:pStyle w:val="Heading1"/>
        <w:spacing w:before="0"/>
      </w:pPr>
      <w:bookmarkStart w:id="0" w:name="h.vo0pxxpzc6i" w:colFirst="0" w:colLast="0"/>
      <w:bookmarkStart w:id="1" w:name="_Toc465089023"/>
      <w:bookmarkEnd w:id="0"/>
      <w:r>
        <w:lastRenderedPageBreak/>
        <w:t>List of Figures</w:t>
      </w:r>
      <w:bookmarkEnd w:id="1"/>
    </w:p>
    <w:p w14:paraId="26CD3E84" w14:textId="77777777" w:rsidR="00690515" w:rsidRDefault="00690515">
      <w:pPr>
        <w:pStyle w:val="TableofFigures"/>
        <w:tabs>
          <w:tab w:val="right" w:leader="dot" w:pos="9019"/>
        </w:tabs>
      </w:pPr>
    </w:p>
    <w:p w14:paraId="200CF750" w14:textId="77777777" w:rsidR="00B24DA3" w:rsidRDefault="00690515">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465088751" w:history="1">
        <w:r w:rsidR="00B24DA3" w:rsidRPr="00110C20">
          <w:rPr>
            <w:rStyle w:val="Hyperlink"/>
            <w:noProof/>
          </w:rPr>
          <w:t>Figure 1: Diverse use-cases supported by the specifications.</w:t>
        </w:r>
        <w:r w:rsidR="00B24DA3">
          <w:rPr>
            <w:noProof/>
            <w:webHidden/>
          </w:rPr>
          <w:tab/>
        </w:r>
        <w:r w:rsidR="00B24DA3">
          <w:rPr>
            <w:noProof/>
            <w:webHidden/>
          </w:rPr>
          <w:fldChar w:fldCharType="begin"/>
        </w:r>
        <w:r w:rsidR="00B24DA3">
          <w:rPr>
            <w:noProof/>
            <w:webHidden/>
          </w:rPr>
          <w:instrText xml:space="preserve"> PAGEREF _Toc465088751 \h </w:instrText>
        </w:r>
        <w:r w:rsidR="00B24DA3">
          <w:rPr>
            <w:noProof/>
            <w:webHidden/>
          </w:rPr>
        </w:r>
        <w:r w:rsidR="00B24DA3">
          <w:rPr>
            <w:noProof/>
            <w:webHidden/>
          </w:rPr>
          <w:fldChar w:fldCharType="separate"/>
        </w:r>
        <w:r w:rsidR="00EA5B32">
          <w:rPr>
            <w:noProof/>
            <w:webHidden/>
          </w:rPr>
          <w:t>9</w:t>
        </w:r>
        <w:r w:rsidR="00B24DA3">
          <w:rPr>
            <w:noProof/>
            <w:webHidden/>
          </w:rPr>
          <w:fldChar w:fldCharType="end"/>
        </w:r>
      </w:hyperlink>
    </w:p>
    <w:p w14:paraId="2C787342" w14:textId="77777777" w:rsidR="00B24DA3" w:rsidRDefault="00B24DA3">
      <w:pPr>
        <w:pStyle w:val="TableofFigures"/>
        <w:tabs>
          <w:tab w:val="right" w:leader="dot" w:pos="9350"/>
        </w:tabs>
        <w:rPr>
          <w:rFonts w:asciiTheme="minorHAnsi" w:eastAsiaTheme="minorEastAsia" w:hAnsiTheme="minorHAnsi" w:cstheme="minorBidi"/>
          <w:noProof/>
          <w:color w:val="auto"/>
        </w:rPr>
      </w:pPr>
      <w:hyperlink w:anchor="_Toc465088752" w:history="1">
        <w:r w:rsidRPr="00110C20">
          <w:rPr>
            <w:rStyle w:val="Hyperlink"/>
            <w:noProof/>
          </w:rPr>
          <w:t>Figure 2: Four step specifications development process</w:t>
        </w:r>
        <w:r>
          <w:rPr>
            <w:noProof/>
            <w:webHidden/>
          </w:rPr>
          <w:tab/>
        </w:r>
        <w:r>
          <w:rPr>
            <w:noProof/>
            <w:webHidden/>
          </w:rPr>
          <w:fldChar w:fldCharType="begin"/>
        </w:r>
        <w:r>
          <w:rPr>
            <w:noProof/>
            <w:webHidden/>
          </w:rPr>
          <w:instrText xml:space="preserve"> PAGEREF _Toc465088752 \h </w:instrText>
        </w:r>
        <w:r>
          <w:rPr>
            <w:noProof/>
            <w:webHidden/>
          </w:rPr>
        </w:r>
        <w:r>
          <w:rPr>
            <w:noProof/>
            <w:webHidden/>
          </w:rPr>
          <w:fldChar w:fldCharType="separate"/>
        </w:r>
        <w:r w:rsidR="00EA5B32">
          <w:rPr>
            <w:noProof/>
            <w:webHidden/>
          </w:rPr>
          <w:t>9</w:t>
        </w:r>
        <w:r>
          <w:rPr>
            <w:noProof/>
            <w:webHidden/>
          </w:rPr>
          <w:fldChar w:fldCharType="end"/>
        </w:r>
      </w:hyperlink>
    </w:p>
    <w:p w14:paraId="23EA717C" w14:textId="77777777" w:rsidR="00B24DA3" w:rsidRDefault="00B24DA3">
      <w:pPr>
        <w:pStyle w:val="TableofFigures"/>
        <w:tabs>
          <w:tab w:val="right" w:leader="dot" w:pos="9350"/>
        </w:tabs>
        <w:rPr>
          <w:rFonts w:asciiTheme="minorHAnsi" w:eastAsiaTheme="minorEastAsia" w:hAnsiTheme="minorHAnsi" w:cstheme="minorBidi"/>
          <w:noProof/>
          <w:color w:val="auto"/>
        </w:rPr>
      </w:pPr>
      <w:hyperlink w:anchor="_Toc465088753" w:history="1">
        <w:r w:rsidRPr="00110C20">
          <w:rPr>
            <w:rStyle w:val="Hyperlink"/>
            <w:noProof/>
          </w:rPr>
          <w:t>Figure 3: Sample data used for developing the specifications.</w:t>
        </w:r>
        <w:r>
          <w:rPr>
            <w:noProof/>
            <w:webHidden/>
          </w:rPr>
          <w:tab/>
        </w:r>
        <w:r>
          <w:rPr>
            <w:noProof/>
            <w:webHidden/>
          </w:rPr>
          <w:fldChar w:fldCharType="begin"/>
        </w:r>
        <w:r>
          <w:rPr>
            <w:noProof/>
            <w:webHidden/>
          </w:rPr>
          <w:instrText xml:space="preserve"> PAGEREF _Toc465088753 \h </w:instrText>
        </w:r>
        <w:r>
          <w:rPr>
            <w:noProof/>
            <w:webHidden/>
          </w:rPr>
        </w:r>
        <w:r>
          <w:rPr>
            <w:noProof/>
            <w:webHidden/>
          </w:rPr>
          <w:fldChar w:fldCharType="separate"/>
        </w:r>
        <w:r w:rsidR="00EA5B32">
          <w:rPr>
            <w:noProof/>
            <w:webHidden/>
          </w:rPr>
          <w:t>10</w:t>
        </w:r>
        <w:r>
          <w:rPr>
            <w:noProof/>
            <w:webHidden/>
          </w:rPr>
          <w:fldChar w:fldCharType="end"/>
        </w:r>
      </w:hyperlink>
    </w:p>
    <w:p w14:paraId="741078F6" w14:textId="77777777" w:rsidR="00B24DA3" w:rsidRDefault="00B24DA3">
      <w:pPr>
        <w:pStyle w:val="TableofFigures"/>
        <w:tabs>
          <w:tab w:val="right" w:leader="dot" w:pos="9350"/>
        </w:tabs>
        <w:rPr>
          <w:rFonts w:asciiTheme="minorHAnsi" w:eastAsiaTheme="minorEastAsia" w:hAnsiTheme="minorHAnsi" w:cstheme="minorBidi"/>
          <w:noProof/>
          <w:color w:val="auto"/>
        </w:rPr>
      </w:pPr>
      <w:hyperlink w:anchor="_Toc465088754" w:history="1">
        <w:r w:rsidRPr="00110C20">
          <w:rPr>
            <w:rStyle w:val="Hyperlink"/>
            <w:noProof/>
          </w:rPr>
          <w:t>Figure 4: Domains and entities of the SCMS.</w:t>
        </w:r>
        <w:r>
          <w:rPr>
            <w:noProof/>
            <w:webHidden/>
          </w:rPr>
          <w:tab/>
        </w:r>
        <w:r>
          <w:rPr>
            <w:noProof/>
            <w:webHidden/>
          </w:rPr>
          <w:fldChar w:fldCharType="begin"/>
        </w:r>
        <w:r>
          <w:rPr>
            <w:noProof/>
            <w:webHidden/>
          </w:rPr>
          <w:instrText xml:space="preserve"> PAGEREF _Toc465088754 \h </w:instrText>
        </w:r>
        <w:r>
          <w:rPr>
            <w:noProof/>
            <w:webHidden/>
          </w:rPr>
        </w:r>
        <w:r>
          <w:rPr>
            <w:noProof/>
            <w:webHidden/>
          </w:rPr>
          <w:fldChar w:fldCharType="separate"/>
        </w:r>
        <w:r w:rsidR="00EA5B32">
          <w:rPr>
            <w:noProof/>
            <w:webHidden/>
          </w:rPr>
          <w:t>12</w:t>
        </w:r>
        <w:r>
          <w:rPr>
            <w:noProof/>
            <w:webHidden/>
          </w:rPr>
          <w:fldChar w:fldCharType="end"/>
        </w:r>
      </w:hyperlink>
    </w:p>
    <w:p w14:paraId="36FD6A2E" w14:textId="77777777" w:rsidR="00B24DA3" w:rsidRDefault="00B24DA3">
      <w:pPr>
        <w:pStyle w:val="TableofFigures"/>
        <w:tabs>
          <w:tab w:val="right" w:leader="dot" w:pos="9350"/>
        </w:tabs>
        <w:rPr>
          <w:rFonts w:asciiTheme="minorHAnsi" w:eastAsiaTheme="minorEastAsia" w:hAnsiTheme="minorHAnsi" w:cstheme="minorBidi"/>
          <w:noProof/>
          <w:color w:val="auto"/>
        </w:rPr>
      </w:pPr>
      <w:hyperlink w:anchor="_Toc465088755" w:history="1">
        <w:r w:rsidRPr="00110C20">
          <w:rPr>
            <w:rStyle w:val="Hyperlink"/>
            <w:noProof/>
          </w:rPr>
          <w:t>Figure 5: Entity relationship diagram of SCMS.</w:t>
        </w:r>
        <w:r>
          <w:rPr>
            <w:noProof/>
            <w:webHidden/>
          </w:rPr>
          <w:tab/>
        </w:r>
        <w:r>
          <w:rPr>
            <w:noProof/>
            <w:webHidden/>
          </w:rPr>
          <w:fldChar w:fldCharType="begin"/>
        </w:r>
        <w:r>
          <w:rPr>
            <w:noProof/>
            <w:webHidden/>
          </w:rPr>
          <w:instrText xml:space="preserve"> PAGEREF _Toc465088755 \h </w:instrText>
        </w:r>
        <w:r>
          <w:rPr>
            <w:noProof/>
            <w:webHidden/>
          </w:rPr>
        </w:r>
        <w:r>
          <w:rPr>
            <w:noProof/>
            <w:webHidden/>
          </w:rPr>
          <w:fldChar w:fldCharType="separate"/>
        </w:r>
        <w:r w:rsidR="00EA5B32">
          <w:rPr>
            <w:noProof/>
            <w:webHidden/>
          </w:rPr>
          <w:t>14</w:t>
        </w:r>
        <w:r>
          <w:rPr>
            <w:noProof/>
            <w:webHidden/>
          </w:rPr>
          <w:fldChar w:fldCharType="end"/>
        </w:r>
      </w:hyperlink>
    </w:p>
    <w:p w14:paraId="32DF4772" w14:textId="77777777" w:rsidR="00B24DA3" w:rsidRDefault="00B24DA3">
      <w:pPr>
        <w:pStyle w:val="TableofFigures"/>
        <w:tabs>
          <w:tab w:val="right" w:leader="dot" w:pos="9350"/>
        </w:tabs>
        <w:rPr>
          <w:rFonts w:asciiTheme="minorHAnsi" w:eastAsiaTheme="minorEastAsia" w:hAnsiTheme="minorHAnsi" w:cstheme="minorBidi"/>
          <w:noProof/>
          <w:color w:val="auto"/>
        </w:rPr>
      </w:pPr>
      <w:hyperlink w:anchor="_Toc465088756" w:history="1">
        <w:r w:rsidRPr="00110C20">
          <w:rPr>
            <w:rStyle w:val="Hyperlink"/>
            <w:noProof/>
          </w:rPr>
          <w:t>Figure 6: Entities and attributes of SCMS.</w:t>
        </w:r>
        <w:r>
          <w:rPr>
            <w:noProof/>
            <w:webHidden/>
          </w:rPr>
          <w:tab/>
        </w:r>
        <w:r>
          <w:rPr>
            <w:noProof/>
            <w:webHidden/>
          </w:rPr>
          <w:fldChar w:fldCharType="begin"/>
        </w:r>
        <w:r>
          <w:rPr>
            <w:noProof/>
            <w:webHidden/>
          </w:rPr>
          <w:instrText xml:space="preserve"> PAGEREF _Toc465088756 \h </w:instrText>
        </w:r>
        <w:r>
          <w:rPr>
            <w:noProof/>
            <w:webHidden/>
          </w:rPr>
        </w:r>
        <w:r>
          <w:rPr>
            <w:noProof/>
            <w:webHidden/>
          </w:rPr>
          <w:fldChar w:fldCharType="separate"/>
        </w:r>
        <w:r w:rsidR="00EA5B32">
          <w:rPr>
            <w:noProof/>
            <w:webHidden/>
          </w:rPr>
          <w:t>15</w:t>
        </w:r>
        <w:r>
          <w:rPr>
            <w:noProof/>
            <w:webHidden/>
          </w:rPr>
          <w:fldChar w:fldCharType="end"/>
        </w:r>
      </w:hyperlink>
    </w:p>
    <w:p w14:paraId="63D78F65" w14:textId="0222F0E9" w:rsidR="0015530E" w:rsidRDefault="00690515" w:rsidP="00B80C2F">
      <w:pPr>
        <w:pStyle w:val="TableofFigures"/>
        <w:tabs>
          <w:tab w:val="right" w:leader="dot" w:pos="9019"/>
        </w:tabs>
      </w:pPr>
      <w:r>
        <w:fldChar w:fldCharType="end"/>
      </w:r>
    </w:p>
    <w:p w14:paraId="79B3B84A" w14:textId="77777777" w:rsidR="0015530E" w:rsidRDefault="0015530E">
      <w:pPr>
        <w:rPr>
          <w:sz w:val="40"/>
          <w:szCs w:val="40"/>
        </w:rPr>
      </w:pPr>
      <w:r>
        <w:br w:type="page"/>
      </w:r>
    </w:p>
    <w:p w14:paraId="7EB1DD2C" w14:textId="42ACE7E2" w:rsidR="0015530E" w:rsidRDefault="0015530E" w:rsidP="0015530E">
      <w:pPr>
        <w:pStyle w:val="Heading1"/>
        <w:spacing w:before="0"/>
      </w:pPr>
      <w:bookmarkStart w:id="2" w:name="_Toc465089024"/>
      <w:r>
        <w:lastRenderedPageBreak/>
        <w:t>List of Tables</w:t>
      </w:r>
      <w:bookmarkEnd w:id="2"/>
    </w:p>
    <w:p w14:paraId="4A085140" w14:textId="77777777" w:rsidR="001A5DF9" w:rsidRDefault="00355C0F">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465088940" w:history="1">
        <w:r w:rsidR="001A5DF9" w:rsidRPr="0043457B">
          <w:rPr>
            <w:rStyle w:val="Hyperlink"/>
            <w:noProof/>
          </w:rPr>
          <w:t>Table 1: Research questions supported by these specifications.</w:t>
        </w:r>
        <w:r w:rsidR="001A5DF9">
          <w:rPr>
            <w:noProof/>
            <w:webHidden/>
          </w:rPr>
          <w:tab/>
        </w:r>
        <w:r w:rsidR="001A5DF9">
          <w:rPr>
            <w:noProof/>
            <w:webHidden/>
          </w:rPr>
          <w:fldChar w:fldCharType="begin"/>
        </w:r>
        <w:r w:rsidR="001A5DF9">
          <w:rPr>
            <w:noProof/>
            <w:webHidden/>
          </w:rPr>
          <w:instrText xml:space="preserve"> PAGEREF _Toc465088940 \h </w:instrText>
        </w:r>
        <w:r w:rsidR="001A5DF9">
          <w:rPr>
            <w:noProof/>
            <w:webHidden/>
          </w:rPr>
        </w:r>
        <w:r w:rsidR="001A5DF9">
          <w:rPr>
            <w:noProof/>
            <w:webHidden/>
          </w:rPr>
          <w:fldChar w:fldCharType="separate"/>
        </w:r>
        <w:r w:rsidR="00EA5B32">
          <w:rPr>
            <w:noProof/>
            <w:webHidden/>
          </w:rPr>
          <w:t>8</w:t>
        </w:r>
        <w:r w:rsidR="001A5DF9">
          <w:rPr>
            <w:noProof/>
            <w:webHidden/>
          </w:rPr>
          <w:fldChar w:fldCharType="end"/>
        </w:r>
      </w:hyperlink>
    </w:p>
    <w:p w14:paraId="3C21EF53"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41" w:history="1">
        <w:r w:rsidRPr="0043457B">
          <w:rPr>
            <w:rStyle w:val="Hyperlink"/>
            <w:noProof/>
          </w:rPr>
          <w:t>Table 2: Glossary of Terms used in the specifications.</w:t>
        </w:r>
        <w:r>
          <w:rPr>
            <w:noProof/>
            <w:webHidden/>
          </w:rPr>
          <w:tab/>
        </w:r>
        <w:r>
          <w:rPr>
            <w:noProof/>
            <w:webHidden/>
          </w:rPr>
          <w:fldChar w:fldCharType="begin"/>
        </w:r>
        <w:r>
          <w:rPr>
            <w:noProof/>
            <w:webHidden/>
          </w:rPr>
          <w:instrText xml:space="preserve"> PAGEREF _Toc465088941 \h </w:instrText>
        </w:r>
        <w:r>
          <w:rPr>
            <w:noProof/>
            <w:webHidden/>
          </w:rPr>
        </w:r>
        <w:r>
          <w:rPr>
            <w:noProof/>
            <w:webHidden/>
          </w:rPr>
          <w:fldChar w:fldCharType="separate"/>
        </w:r>
        <w:r w:rsidR="00EA5B32">
          <w:rPr>
            <w:noProof/>
            <w:webHidden/>
          </w:rPr>
          <w:t>10</w:t>
        </w:r>
        <w:r>
          <w:rPr>
            <w:noProof/>
            <w:webHidden/>
          </w:rPr>
          <w:fldChar w:fldCharType="end"/>
        </w:r>
      </w:hyperlink>
    </w:p>
    <w:p w14:paraId="7CE70C47"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42" w:history="1">
        <w:r w:rsidRPr="0043457B">
          <w:rPr>
            <w:rStyle w:val="Hyperlink"/>
            <w:noProof/>
          </w:rPr>
          <w:t>Table 3: Instrument model entity details.</w:t>
        </w:r>
        <w:r>
          <w:rPr>
            <w:noProof/>
            <w:webHidden/>
          </w:rPr>
          <w:tab/>
        </w:r>
        <w:r>
          <w:rPr>
            <w:noProof/>
            <w:webHidden/>
          </w:rPr>
          <w:fldChar w:fldCharType="begin"/>
        </w:r>
        <w:r>
          <w:rPr>
            <w:noProof/>
            <w:webHidden/>
          </w:rPr>
          <w:instrText xml:space="preserve"> PAGEREF _Toc465088942 \h </w:instrText>
        </w:r>
        <w:r>
          <w:rPr>
            <w:noProof/>
            <w:webHidden/>
          </w:rPr>
        </w:r>
        <w:r>
          <w:rPr>
            <w:noProof/>
            <w:webHidden/>
          </w:rPr>
          <w:fldChar w:fldCharType="separate"/>
        </w:r>
        <w:r w:rsidR="00EA5B32">
          <w:rPr>
            <w:noProof/>
            <w:webHidden/>
          </w:rPr>
          <w:t>16</w:t>
        </w:r>
        <w:r>
          <w:rPr>
            <w:noProof/>
            <w:webHidden/>
          </w:rPr>
          <w:fldChar w:fldCharType="end"/>
        </w:r>
      </w:hyperlink>
    </w:p>
    <w:p w14:paraId="46CF0AC9"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43" w:history="1">
        <w:r w:rsidRPr="0043457B">
          <w:rPr>
            <w:rStyle w:val="Hyperlink"/>
            <w:noProof/>
          </w:rPr>
          <w:t>Table 4: Instrument inventory entity details.</w:t>
        </w:r>
        <w:r>
          <w:rPr>
            <w:noProof/>
            <w:webHidden/>
          </w:rPr>
          <w:tab/>
        </w:r>
        <w:r>
          <w:rPr>
            <w:noProof/>
            <w:webHidden/>
          </w:rPr>
          <w:fldChar w:fldCharType="begin"/>
        </w:r>
        <w:r>
          <w:rPr>
            <w:noProof/>
            <w:webHidden/>
          </w:rPr>
          <w:instrText xml:space="preserve"> PAGEREF _Toc465088943 \h </w:instrText>
        </w:r>
        <w:r>
          <w:rPr>
            <w:noProof/>
            <w:webHidden/>
          </w:rPr>
        </w:r>
        <w:r>
          <w:rPr>
            <w:noProof/>
            <w:webHidden/>
          </w:rPr>
          <w:fldChar w:fldCharType="separate"/>
        </w:r>
        <w:r w:rsidR="00EA5B32">
          <w:rPr>
            <w:noProof/>
            <w:webHidden/>
          </w:rPr>
          <w:t>19</w:t>
        </w:r>
        <w:r>
          <w:rPr>
            <w:noProof/>
            <w:webHidden/>
          </w:rPr>
          <w:fldChar w:fldCharType="end"/>
        </w:r>
      </w:hyperlink>
    </w:p>
    <w:p w14:paraId="0FDD98C4"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44" w:history="1">
        <w:r w:rsidRPr="0043457B">
          <w:rPr>
            <w:rStyle w:val="Hyperlink"/>
            <w:noProof/>
          </w:rPr>
          <w:t>Table 5: Measurement entity details.</w:t>
        </w:r>
        <w:r>
          <w:rPr>
            <w:noProof/>
            <w:webHidden/>
          </w:rPr>
          <w:tab/>
        </w:r>
        <w:r>
          <w:rPr>
            <w:noProof/>
            <w:webHidden/>
          </w:rPr>
          <w:fldChar w:fldCharType="begin"/>
        </w:r>
        <w:r>
          <w:rPr>
            <w:noProof/>
            <w:webHidden/>
          </w:rPr>
          <w:instrText xml:space="preserve"> PAGEREF _Toc465088944 \h </w:instrText>
        </w:r>
        <w:r>
          <w:rPr>
            <w:noProof/>
            <w:webHidden/>
          </w:rPr>
        </w:r>
        <w:r>
          <w:rPr>
            <w:noProof/>
            <w:webHidden/>
          </w:rPr>
          <w:fldChar w:fldCharType="separate"/>
        </w:r>
        <w:r w:rsidR="00EA5B32">
          <w:rPr>
            <w:noProof/>
            <w:webHidden/>
          </w:rPr>
          <w:t>20</w:t>
        </w:r>
        <w:r>
          <w:rPr>
            <w:noProof/>
            <w:webHidden/>
          </w:rPr>
          <w:fldChar w:fldCharType="end"/>
        </w:r>
      </w:hyperlink>
    </w:p>
    <w:p w14:paraId="433A3F37"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45" w:history="1">
        <w:r w:rsidRPr="0043457B">
          <w:rPr>
            <w:rStyle w:val="Hyperlink"/>
            <w:noProof/>
          </w:rPr>
          <w:t>Table 6: Validation entity details.</w:t>
        </w:r>
        <w:r>
          <w:rPr>
            <w:noProof/>
            <w:webHidden/>
          </w:rPr>
          <w:tab/>
        </w:r>
        <w:r>
          <w:rPr>
            <w:noProof/>
            <w:webHidden/>
          </w:rPr>
          <w:fldChar w:fldCharType="begin"/>
        </w:r>
        <w:r>
          <w:rPr>
            <w:noProof/>
            <w:webHidden/>
          </w:rPr>
          <w:instrText xml:space="preserve"> PAGEREF _Toc465088945 \h </w:instrText>
        </w:r>
        <w:r>
          <w:rPr>
            <w:noProof/>
            <w:webHidden/>
          </w:rPr>
        </w:r>
        <w:r>
          <w:rPr>
            <w:noProof/>
            <w:webHidden/>
          </w:rPr>
          <w:fldChar w:fldCharType="separate"/>
        </w:r>
        <w:r w:rsidR="00EA5B32">
          <w:rPr>
            <w:noProof/>
            <w:webHidden/>
          </w:rPr>
          <w:t>22</w:t>
        </w:r>
        <w:r>
          <w:rPr>
            <w:noProof/>
            <w:webHidden/>
          </w:rPr>
          <w:fldChar w:fldCharType="end"/>
        </w:r>
      </w:hyperlink>
    </w:p>
    <w:p w14:paraId="2C97FAAC"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46" w:history="1">
        <w:r w:rsidRPr="0043457B">
          <w:rPr>
            <w:rStyle w:val="Hyperlink"/>
            <w:noProof/>
          </w:rPr>
          <w:t>Table 7: Instrument data transport entity details.</w:t>
        </w:r>
        <w:r>
          <w:rPr>
            <w:noProof/>
            <w:webHidden/>
          </w:rPr>
          <w:tab/>
        </w:r>
        <w:r>
          <w:rPr>
            <w:noProof/>
            <w:webHidden/>
          </w:rPr>
          <w:fldChar w:fldCharType="begin"/>
        </w:r>
        <w:r>
          <w:rPr>
            <w:noProof/>
            <w:webHidden/>
          </w:rPr>
          <w:instrText xml:space="preserve"> PAGEREF _Toc465088946 \h </w:instrText>
        </w:r>
        <w:r>
          <w:rPr>
            <w:noProof/>
            <w:webHidden/>
          </w:rPr>
        </w:r>
        <w:r>
          <w:rPr>
            <w:noProof/>
            <w:webHidden/>
          </w:rPr>
          <w:fldChar w:fldCharType="separate"/>
        </w:r>
        <w:r w:rsidR="00EA5B32">
          <w:rPr>
            <w:noProof/>
            <w:webHidden/>
          </w:rPr>
          <w:t>26</w:t>
        </w:r>
        <w:r>
          <w:rPr>
            <w:noProof/>
            <w:webHidden/>
          </w:rPr>
          <w:fldChar w:fldCharType="end"/>
        </w:r>
      </w:hyperlink>
    </w:p>
    <w:p w14:paraId="5D785C38"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47" w:history="1">
        <w:r w:rsidRPr="0043457B">
          <w:rPr>
            <w:rStyle w:val="Hyperlink"/>
            <w:noProof/>
          </w:rPr>
          <w:t>Table 8: Organization entity details.</w:t>
        </w:r>
        <w:r>
          <w:rPr>
            <w:noProof/>
            <w:webHidden/>
          </w:rPr>
          <w:tab/>
        </w:r>
        <w:r>
          <w:rPr>
            <w:noProof/>
            <w:webHidden/>
          </w:rPr>
          <w:fldChar w:fldCharType="begin"/>
        </w:r>
        <w:r>
          <w:rPr>
            <w:noProof/>
            <w:webHidden/>
          </w:rPr>
          <w:instrText xml:space="preserve"> PAGEREF _Toc465088947 \h </w:instrText>
        </w:r>
        <w:r>
          <w:rPr>
            <w:noProof/>
            <w:webHidden/>
          </w:rPr>
        </w:r>
        <w:r>
          <w:rPr>
            <w:noProof/>
            <w:webHidden/>
          </w:rPr>
          <w:fldChar w:fldCharType="separate"/>
        </w:r>
        <w:r w:rsidR="00EA5B32">
          <w:rPr>
            <w:noProof/>
            <w:webHidden/>
          </w:rPr>
          <w:t>27</w:t>
        </w:r>
        <w:r>
          <w:rPr>
            <w:noProof/>
            <w:webHidden/>
          </w:rPr>
          <w:fldChar w:fldCharType="end"/>
        </w:r>
      </w:hyperlink>
    </w:p>
    <w:p w14:paraId="6D76B1F9"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48" w:history="1">
        <w:r w:rsidRPr="0043457B">
          <w:rPr>
            <w:rStyle w:val="Hyperlink"/>
            <w:noProof/>
          </w:rPr>
          <w:t>Table 9: Document entity details.</w:t>
        </w:r>
        <w:r>
          <w:rPr>
            <w:noProof/>
            <w:webHidden/>
          </w:rPr>
          <w:tab/>
        </w:r>
        <w:r>
          <w:rPr>
            <w:noProof/>
            <w:webHidden/>
          </w:rPr>
          <w:fldChar w:fldCharType="begin"/>
        </w:r>
        <w:r>
          <w:rPr>
            <w:noProof/>
            <w:webHidden/>
          </w:rPr>
          <w:instrText xml:space="preserve"> PAGEREF _Toc465088948 \h </w:instrText>
        </w:r>
        <w:r>
          <w:rPr>
            <w:noProof/>
            <w:webHidden/>
          </w:rPr>
        </w:r>
        <w:r>
          <w:rPr>
            <w:noProof/>
            <w:webHidden/>
          </w:rPr>
          <w:fldChar w:fldCharType="separate"/>
        </w:r>
        <w:r w:rsidR="00EA5B32">
          <w:rPr>
            <w:noProof/>
            <w:webHidden/>
          </w:rPr>
          <w:t>29</w:t>
        </w:r>
        <w:r>
          <w:rPr>
            <w:noProof/>
            <w:webHidden/>
          </w:rPr>
          <w:fldChar w:fldCharType="end"/>
        </w:r>
      </w:hyperlink>
    </w:p>
    <w:p w14:paraId="7D96914B"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49" w:history="1">
        <w:r w:rsidRPr="0043457B">
          <w:rPr>
            <w:rStyle w:val="Hyperlink"/>
            <w:noProof/>
          </w:rPr>
          <w:t>Table 10: Sample Collection entity details.</w:t>
        </w:r>
        <w:r>
          <w:rPr>
            <w:noProof/>
            <w:webHidden/>
          </w:rPr>
          <w:tab/>
        </w:r>
        <w:r>
          <w:rPr>
            <w:noProof/>
            <w:webHidden/>
          </w:rPr>
          <w:fldChar w:fldCharType="begin"/>
        </w:r>
        <w:r>
          <w:rPr>
            <w:noProof/>
            <w:webHidden/>
          </w:rPr>
          <w:instrText xml:space="preserve"> PAGEREF _Toc465088949 \h </w:instrText>
        </w:r>
        <w:r>
          <w:rPr>
            <w:noProof/>
            <w:webHidden/>
          </w:rPr>
        </w:r>
        <w:r>
          <w:rPr>
            <w:noProof/>
            <w:webHidden/>
          </w:rPr>
          <w:fldChar w:fldCharType="separate"/>
        </w:r>
        <w:r w:rsidR="00EA5B32">
          <w:rPr>
            <w:noProof/>
            <w:webHidden/>
          </w:rPr>
          <w:t>30</w:t>
        </w:r>
        <w:r>
          <w:rPr>
            <w:noProof/>
            <w:webHidden/>
          </w:rPr>
          <w:fldChar w:fldCharType="end"/>
        </w:r>
      </w:hyperlink>
    </w:p>
    <w:p w14:paraId="1450E38F"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50" w:history="1">
        <w:r w:rsidRPr="0043457B">
          <w:rPr>
            <w:rStyle w:val="Hyperlink"/>
            <w:noProof/>
          </w:rPr>
          <w:t>Table 11: Deployment entity details.</w:t>
        </w:r>
        <w:r>
          <w:rPr>
            <w:noProof/>
            <w:webHidden/>
          </w:rPr>
          <w:tab/>
        </w:r>
        <w:r>
          <w:rPr>
            <w:noProof/>
            <w:webHidden/>
          </w:rPr>
          <w:fldChar w:fldCharType="begin"/>
        </w:r>
        <w:r>
          <w:rPr>
            <w:noProof/>
            <w:webHidden/>
          </w:rPr>
          <w:instrText xml:space="preserve"> PAGEREF _Toc465088950 \h </w:instrText>
        </w:r>
        <w:r>
          <w:rPr>
            <w:noProof/>
            <w:webHidden/>
          </w:rPr>
        </w:r>
        <w:r>
          <w:rPr>
            <w:noProof/>
            <w:webHidden/>
          </w:rPr>
          <w:fldChar w:fldCharType="separate"/>
        </w:r>
        <w:r w:rsidR="00EA5B32">
          <w:rPr>
            <w:noProof/>
            <w:webHidden/>
          </w:rPr>
          <w:t>31</w:t>
        </w:r>
        <w:r>
          <w:rPr>
            <w:noProof/>
            <w:webHidden/>
          </w:rPr>
          <w:fldChar w:fldCharType="end"/>
        </w:r>
      </w:hyperlink>
    </w:p>
    <w:p w14:paraId="7E369B6B"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51" w:history="1">
        <w:r w:rsidRPr="0043457B">
          <w:rPr>
            <w:rStyle w:val="Hyperlink"/>
            <w:noProof/>
          </w:rPr>
          <w:t>Table 12: Maintenance and Calibration entity details.</w:t>
        </w:r>
        <w:r>
          <w:rPr>
            <w:noProof/>
            <w:webHidden/>
          </w:rPr>
          <w:tab/>
        </w:r>
        <w:r>
          <w:rPr>
            <w:noProof/>
            <w:webHidden/>
          </w:rPr>
          <w:fldChar w:fldCharType="begin"/>
        </w:r>
        <w:r>
          <w:rPr>
            <w:noProof/>
            <w:webHidden/>
          </w:rPr>
          <w:instrText xml:space="preserve"> PAGEREF _Toc465088951 \h </w:instrText>
        </w:r>
        <w:r>
          <w:rPr>
            <w:noProof/>
            <w:webHidden/>
          </w:rPr>
        </w:r>
        <w:r>
          <w:rPr>
            <w:noProof/>
            <w:webHidden/>
          </w:rPr>
          <w:fldChar w:fldCharType="separate"/>
        </w:r>
        <w:r w:rsidR="00EA5B32">
          <w:rPr>
            <w:noProof/>
            <w:webHidden/>
          </w:rPr>
          <w:t>34</w:t>
        </w:r>
        <w:r>
          <w:rPr>
            <w:noProof/>
            <w:webHidden/>
          </w:rPr>
          <w:fldChar w:fldCharType="end"/>
        </w:r>
      </w:hyperlink>
    </w:p>
    <w:p w14:paraId="0FF55A1A"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52" w:history="1">
        <w:r w:rsidRPr="0043457B">
          <w:rPr>
            <w:rStyle w:val="Hyperlink"/>
            <w:noProof/>
          </w:rPr>
          <w:t>Table 13: Environment entity details.</w:t>
        </w:r>
        <w:r>
          <w:rPr>
            <w:noProof/>
            <w:webHidden/>
          </w:rPr>
          <w:tab/>
        </w:r>
        <w:r>
          <w:rPr>
            <w:noProof/>
            <w:webHidden/>
          </w:rPr>
          <w:fldChar w:fldCharType="begin"/>
        </w:r>
        <w:r>
          <w:rPr>
            <w:noProof/>
            <w:webHidden/>
          </w:rPr>
          <w:instrText xml:space="preserve"> PAGEREF _Toc465088952 \h </w:instrText>
        </w:r>
        <w:r>
          <w:rPr>
            <w:noProof/>
            <w:webHidden/>
          </w:rPr>
        </w:r>
        <w:r>
          <w:rPr>
            <w:noProof/>
            <w:webHidden/>
          </w:rPr>
          <w:fldChar w:fldCharType="separate"/>
        </w:r>
        <w:r w:rsidR="00EA5B32">
          <w:rPr>
            <w:noProof/>
            <w:webHidden/>
          </w:rPr>
          <w:t>38</w:t>
        </w:r>
        <w:r>
          <w:rPr>
            <w:noProof/>
            <w:webHidden/>
          </w:rPr>
          <w:fldChar w:fldCharType="end"/>
        </w:r>
      </w:hyperlink>
    </w:p>
    <w:p w14:paraId="528E3F3B" w14:textId="77777777" w:rsidR="001A5DF9" w:rsidRDefault="001A5DF9">
      <w:pPr>
        <w:pStyle w:val="TableofFigures"/>
        <w:tabs>
          <w:tab w:val="right" w:leader="dot" w:pos="9350"/>
        </w:tabs>
        <w:rPr>
          <w:rFonts w:asciiTheme="minorHAnsi" w:eastAsiaTheme="minorEastAsia" w:hAnsiTheme="minorHAnsi" w:cstheme="minorBidi"/>
          <w:noProof/>
          <w:color w:val="auto"/>
        </w:rPr>
      </w:pPr>
      <w:hyperlink w:anchor="_Toc465088953" w:history="1">
        <w:r w:rsidRPr="0043457B">
          <w:rPr>
            <w:rStyle w:val="Hyperlink"/>
            <w:noProof/>
          </w:rPr>
          <w:t>Table 14: Measured Output entity details.</w:t>
        </w:r>
        <w:r>
          <w:rPr>
            <w:noProof/>
            <w:webHidden/>
          </w:rPr>
          <w:tab/>
        </w:r>
        <w:r>
          <w:rPr>
            <w:noProof/>
            <w:webHidden/>
          </w:rPr>
          <w:fldChar w:fldCharType="begin"/>
        </w:r>
        <w:r>
          <w:rPr>
            <w:noProof/>
            <w:webHidden/>
          </w:rPr>
          <w:instrText xml:space="preserve"> PAGEREF _Toc465088953 \h </w:instrText>
        </w:r>
        <w:r>
          <w:rPr>
            <w:noProof/>
            <w:webHidden/>
          </w:rPr>
        </w:r>
        <w:r>
          <w:rPr>
            <w:noProof/>
            <w:webHidden/>
          </w:rPr>
          <w:fldChar w:fldCharType="separate"/>
        </w:r>
        <w:r w:rsidR="00EA5B32">
          <w:rPr>
            <w:noProof/>
            <w:webHidden/>
          </w:rPr>
          <w:t>44</w:t>
        </w:r>
        <w:r>
          <w:rPr>
            <w:noProof/>
            <w:webHidden/>
          </w:rPr>
          <w:fldChar w:fldCharType="end"/>
        </w:r>
      </w:hyperlink>
    </w:p>
    <w:p w14:paraId="7E48A988" w14:textId="6CA42BCD" w:rsidR="00355C0F" w:rsidRDefault="00355C0F" w:rsidP="0015530E">
      <w:r>
        <w:fldChar w:fldCharType="end"/>
      </w:r>
    </w:p>
    <w:p w14:paraId="71314803" w14:textId="77777777" w:rsidR="00355C0F" w:rsidRDefault="00355C0F">
      <w:r>
        <w:br w:type="page"/>
      </w:r>
    </w:p>
    <w:p w14:paraId="6AC727F4" w14:textId="77777777" w:rsidR="00AD4CCC" w:rsidRDefault="009F3290" w:rsidP="00B35F38">
      <w:pPr>
        <w:pStyle w:val="Heading1"/>
        <w:numPr>
          <w:ilvl w:val="0"/>
          <w:numId w:val="10"/>
        </w:numPr>
        <w:spacing w:before="0"/>
        <w:ind w:hanging="360"/>
      </w:pPr>
      <w:bookmarkStart w:id="3" w:name="_Toc465089025"/>
      <w:r>
        <w:lastRenderedPageBreak/>
        <w:t>Introduction</w:t>
      </w:r>
      <w:bookmarkEnd w:id="3"/>
    </w:p>
    <w:p w14:paraId="4643FBEC" w14:textId="2276A24F" w:rsidR="000A5848" w:rsidRDefault="003F61EC" w:rsidP="008C1B85">
      <w:pPr>
        <w:spacing w:after="240"/>
        <w:ind w:firstLine="720"/>
        <w:jc w:val="both"/>
      </w:pPr>
      <w:r w:rsidRPr="003F61EC">
        <w:t>Sensor</w:t>
      </w:r>
      <w:r>
        <w:t>s, especially p</w:t>
      </w:r>
      <w:r w:rsidR="00EE3715">
        <w:t xml:space="preserve">ersonal and mobile sensors have provide methods for measuring environmental exposures of individuals and populations. </w:t>
      </w:r>
      <w:r w:rsidR="001161E8">
        <w:t xml:space="preserve">But sensors use different methods and </w:t>
      </w:r>
      <w:r w:rsidRPr="003F61EC">
        <w:t>technolog</w:t>
      </w:r>
      <w:r w:rsidR="001161E8">
        <w:t xml:space="preserve">ies for measuring </w:t>
      </w:r>
      <w:r w:rsidR="00B00AC2">
        <w:t xml:space="preserve">different environmental species </w:t>
      </w:r>
      <w:r w:rsidR="00D619F8">
        <w:t xml:space="preserve">and output their measurements in different </w:t>
      </w:r>
      <w:r w:rsidR="00880482">
        <w:t xml:space="preserve">formats and specifications. In addition, sensors have </w:t>
      </w:r>
      <w:r w:rsidR="00636F7B">
        <w:t>differences in their performances and uncertainties associate with their measurements.</w:t>
      </w:r>
      <w:r w:rsidR="007C67AF">
        <w:t xml:space="preserve"> It is there necessary to describe sensors in a generalized </w:t>
      </w:r>
      <w:r w:rsidR="00EA48EB">
        <w:t>and sharable manner to support their proper use.</w:t>
      </w:r>
    </w:p>
    <w:p w14:paraId="7554BACA" w14:textId="78B55331" w:rsidR="00AD4CCC" w:rsidRDefault="009F3290" w:rsidP="008C1B85">
      <w:pPr>
        <w:spacing w:after="240"/>
        <w:ind w:firstLine="720"/>
        <w:jc w:val="both"/>
      </w:pPr>
      <w:r>
        <w:t xml:space="preserve">The Sensor Common Metadata Specification </w:t>
      </w:r>
      <w:r w:rsidR="000F5EF7">
        <w:t xml:space="preserve">(SCMS) </w:t>
      </w:r>
      <w:r>
        <w:t xml:space="preserve">is designed to support the conduct of research utilizing personalized and environmental sensors. The scope of the specification </w:t>
      </w:r>
      <w:r w:rsidR="003934FE">
        <w:t xml:space="preserve">ranges </w:t>
      </w:r>
      <w:r>
        <w:t>from nano</w:t>
      </w:r>
      <w:r w:rsidR="003934FE">
        <w:t>-</w:t>
      </w:r>
      <w:r>
        <w:t xml:space="preserve">sensors up satellites. Sensor measurements may include physical, chemical, and biological species. </w:t>
      </w:r>
      <w:r w:rsidR="00BE337E">
        <w:t xml:space="preserve">In addition, sensors includes that instantaneously (or with a transient storage) measure these species or those that collect physical samples for later analysis. </w:t>
      </w:r>
      <w:r>
        <w:t xml:space="preserve">Sensors may be deployed in various environments, including personal (i.e. implanted &amp; mobile), immediate (i.e. indoor), and general environment (i.e. </w:t>
      </w:r>
      <w:r w:rsidR="00BE337E">
        <w:t>e</w:t>
      </w:r>
      <w:r>
        <w:t xml:space="preserve">xternal </w:t>
      </w:r>
      <w:r w:rsidR="00BE337E">
        <w:t>environmental protection agency</w:t>
      </w:r>
      <w:r>
        <w:t xml:space="preserve"> monitors). </w:t>
      </w:r>
    </w:p>
    <w:p w14:paraId="5A5B96F1" w14:textId="5F8F4E36" w:rsidR="00AD4CCC" w:rsidRDefault="009F3290" w:rsidP="008C1B85">
      <w:pPr>
        <w:spacing w:after="240"/>
        <w:ind w:firstLine="720"/>
        <w:jc w:val="both"/>
      </w:pPr>
      <w:r>
        <w:t xml:space="preserve">This business specification document may serve as a guide </w:t>
      </w:r>
      <w:r w:rsidR="001E173D">
        <w:t>for sensor d</w:t>
      </w:r>
      <w:r>
        <w:t xml:space="preserve">ata </w:t>
      </w:r>
      <w:r w:rsidR="001E173D">
        <w:t>m</w:t>
      </w:r>
      <w:r>
        <w:t xml:space="preserve">odeling </w:t>
      </w:r>
      <w:r w:rsidR="00CA2BB9">
        <w:t xml:space="preserve">within any data management </w:t>
      </w:r>
      <w:r>
        <w:t xml:space="preserve">technology </w:t>
      </w:r>
      <w:r w:rsidR="00CA2BB9">
        <w:t xml:space="preserve">as required for your </w:t>
      </w:r>
      <w:r>
        <w:t xml:space="preserve">specific implementation. For example, you can </w:t>
      </w:r>
      <w:r w:rsidR="00B02273">
        <w:t xml:space="preserve">use these specifications to develop relational, </w:t>
      </w:r>
      <w:r w:rsidR="009E21A5">
        <w:t>graphical</w:t>
      </w:r>
      <w:r w:rsidR="00B02273">
        <w:t xml:space="preserve"> or document stores of your sensor data. </w:t>
      </w:r>
      <w:r w:rsidR="009E21A5">
        <w:t xml:space="preserve">In similar line, we plan to develop a separate </w:t>
      </w:r>
      <w:r w:rsidR="008C1B85">
        <w:t>data</w:t>
      </w:r>
      <w:r>
        <w:t xml:space="preserve"> </w:t>
      </w:r>
      <w:r w:rsidR="009E21A5">
        <w:t>m</w:t>
      </w:r>
      <w:r>
        <w:t xml:space="preserve">odeling document </w:t>
      </w:r>
      <w:r w:rsidR="009E21A5">
        <w:t xml:space="preserve">for our data </w:t>
      </w:r>
      <w:r w:rsidR="008C1B85">
        <w:t>platform</w:t>
      </w:r>
      <w:r w:rsidR="009E21A5">
        <w:t xml:space="preserve"> based on </w:t>
      </w:r>
      <w:r>
        <w:t>this specifications document.</w:t>
      </w:r>
    </w:p>
    <w:p w14:paraId="3DDC84F8" w14:textId="2B449DAD" w:rsidR="00AD4CCC" w:rsidRDefault="009F3290" w:rsidP="008C1B85">
      <w:pPr>
        <w:ind w:firstLine="720"/>
        <w:jc w:val="both"/>
      </w:pPr>
      <w:r>
        <w:t xml:space="preserve">A </w:t>
      </w:r>
      <w:r w:rsidR="000A2FCC" w:rsidRPr="008C1B85">
        <w:rPr>
          <w:i/>
        </w:rPr>
        <w:t>s</w:t>
      </w:r>
      <w:r w:rsidRPr="008C1B85">
        <w:rPr>
          <w:i/>
        </w:rPr>
        <w:t>ensor</w:t>
      </w:r>
      <w:r>
        <w:t xml:space="preserve"> in this document is </w:t>
      </w:r>
      <w:r w:rsidR="000A2FCC">
        <w:t xml:space="preserve">used interchangeably with </w:t>
      </w:r>
      <w:r w:rsidRPr="008C1B85">
        <w:rPr>
          <w:i/>
        </w:rPr>
        <w:t>instrument</w:t>
      </w:r>
      <w:r>
        <w:t xml:space="preserve">. The reason being a sensor may be comprised of one or more observing instruments, where a hardware device (sensor or instrument) may contain other devices in a hierarchical manner. This terminology attempts to reduce the confusion that a sensor may contain other sensors. </w:t>
      </w:r>
    </w:p>
    <w:p w14:paraId="4FE5FADB" w14:textId="77777777" w:rsidR="00AD4CCC" w:rsidRDefault="009F3290" w:rsidP="00807F3C">
      <w:pPr>
        <w:pStyle w:val="Heading2"/>
        <w:contextualSpacing w:val="0"/>
        <w:jc w:val="both"/>
      </w:pPr>
      <w:bookmarkStart w:id="4" w:name="h.oz52kfxttno0" w:colFirst="0" w:colLast="0"/>
      <w:bookmarkStart w:id="5" w:name="_Toc465089026"/>
      <w:bookmarkEnd w:id="4"/>
      <w:r>
        <w:t>1.1 Project Background</w:t>
      </w:r>
      <w:bookmarkEnd w:id="5"/>
    </w:p>
    <w:p w14:paraId="3BB9ECC7" w14:textId="3A495F5B" w:rsidR="007326B9" w:rsidRDefault="007326B9" w:rsidP="00807F3C">
      <w:pPr>
        <w:ind w:firstLine="720"/>
        <w:jc w:val="both"/>
      </w:pPr>
      <w:r w:rsidRPr="007326B9">
        <w:t>Understanding the effects of the modern environment on pediatric asthma requires generation of a complete picture of environmental exposures</w:t>
      </w:r>
      <w:r>
        <w:t>, clinical, biological</w:t>
      </w:r>
      <w:r w:rsidRPr="007326B9">
        <w:t xml:space="preserve"> and socio-</w:t>
      </w:r>
      <w:r w:rsidR="00411D3C">
        <w:t>behavioral</w:t>
      </w:r>
      <w:r w:rsidRPr="007326B9">
        <w:t xml:space="preserve"> factors. Such an exposome require integration of data from wearable and stationary sensors, environmental monitors, physiology, medication use and other clinical data.</w:t>
      </w:r>
    </w:p>
    <w:p w14:paraId="09E11B16" w14:textId="77777777" w:rsidR="007326B9" w:rsidRDefault="007326B9"/>
    <w:p w14:paraId="44D57874" w14:textId="215E69A1" w:rsidR="00AD4CCC" w:rsidRDefault="00411D3C" w:rsidP="009D063B">
      <w:pPr>
        <w:ind w:firstLine="720"/>
        <w:jc w:val="both"/>
      </w:pPr>
      <w:r>
        <w:t xml:space="preserve">This work is being undertaken as a part of the </w:t>
      </w:r>
      <w:r w:rsidR="009146D6" w:rsidRPr="009146D6">
        <w:t xml:space="preserve">he Pediatric Research using Integrated Sensor Monitoring Systems (PRISMS) program </w:t>
      </w:r>
      <w:r w:rsidR="00310898">
        <w:t>(</w:t>
      </w:r>
      <w:hyperlink r:id="rId9" w:history="1">
        <w:r w:rsidR="00310898" w:rsidRPr="00097188">
          <w:rPr>
            <w:rStyle w:val="Hyperlink"/>
          </w:rPr>
          <w:t>https://www.nibib.nih.gov/research-funding/prisms</w:t>
        </w:r>
      </w:hyperlink>
      <w:r w:rsidR="00310898">
        <w:t xml:space="preserve">) </w:t>
      </w:r>
      <w:r w:rsidR="00F85498">
        <w:t xml:space="preserve">for performing exposomic studies of pediatric asthma and other </w:t>
      </w:r>
      <w:r w:rsidR="009146D6" w:rsidRPr="009146D6">
        <w:t xml:space="preserve">chronic diseases. </w:t>
      </w:r>
      <w:r w:rsidR="00D73154">
        <w:t xml:space="preserve">These specifications will be used in the developed of informatics platform for data exposomic data </w:t>
      </w:r>
      <w:r w:rsidR="00A74066">
        <w:t xml:space="preserve">collection, harmonization, semantic </w:t>
      </w:r>
      <w:r w:rsidR="009146D6" w:rsidRPr="009146D6">
        <w:t>integrat</w:t>
      </w:r>
      <w:r w:rsidR="00A74066">
        <w:t xml:space="preserve">ion </w:t>
      </w:r>
      <w:r w:rsidR="0031308E">
        <w:t>and provisioning of the data for different research study analy</w:t>
      </w:r>
      <w:r w:rsidR="00807F3C">
        <w:t>ses</w:t>
      </w:r>
      <w:r w:rsidR="0031308E">
        <w:t xml:space="preserve"> and visualizations. </w:t>
      </w:r>
      <w:r w:rsidR="008173E3">
        <w:t xml:space="preserve">These specifications will be used at the Utah Informatics platform to develop a </w:t>
      </w:r>
      <w:r w:rsidR="007326B9" w:rsidRPr="007326B9">
        <w:t>logical data model to store and harmonize metadata from sensors</w:t>
      </w:r>
      <w:r w:rsidR="009D063B">
        <w:t xml:space="preserve"> and load it into OpenFurther’s metadata repository to support metadata driven semantically consistent integration of all data</w:t>
      </w:r>
      <w:r w:rsidR="007326B9" w:rsidRPr="007326B9">
        <w:t>.</w:t>
      </w:r>
    </w:p>
    <w:p w14:paraId="560EB49C" w14:textId="487B9004" w:rsidR="00AD4CCC" w:rsidRDefault="00AD4CCC"/>
    <w:p w14:paraId="0D339D04" w14:textId="0C4023CB" w:rsidR="00AD4CCC" w:rsidRDefault="009F3290" w:rsidP="00766ACD">
      <w:pPr>
        <w:pStyle w:val="Heading2"/>
        <w:spacing w:before="0"/>
        <w:contextualSpacing w:val="0"/>
        <w:jc w:val="both"/>
      </w:pPr>
      <w:bookmarkStart w:id="6" w:name="h.ozh9yytndwbw" w:colFirst="0" w:colLast="0"/>
      <w:bookmarkStart w:id="7" w:name="_Toc465089027"/>
      <w:bookmarkEnd w:id="6"/>
      <w:r>
        <w:t xml:space="preserve">1.2 </w:t>
      </w:r>
      <w:r w:rsidR="00EE4CB8">
        <w:t>Purpose</w:t>
      </w:r>
      <w:r>
        <w:t xml:space="preserve"> of the Common Metadata Specification</w:t>
      </w:r>
      <w:bookmarkEnd w:id="7"/>
    </w:p>
    <w:p w14:paraId="101B5BDA" w14:textId="77777777" w:rsidR="00AD4CCC" w:rsidRDefault="009F3290" w:rsidP="00766ACD">
      <w:pPr>
        <w:ind w:firstLine="720"/>
        <w:jc w:val="both"/>
      </w:pPr>
      <w:r>
        <w:t>The purpose of the SCMS is to:</w:t>
      </w:r>
    </w:p>
    <w:p w14:paraId="049F72EC" w14:textId="3EC80234" w:rsidR="00AD4CCC" w:rsidRDefault="009F3290" w:rsidP="00766ACD">
      <w:pPr>
        <w:pStyle w:val="ListParagraph"/>
        <w:numPr>
          <w:ilvl w:val="0"/>
          <w:numId w:val="17"/>
        </w:numPr>
        <w:jc w:val="both"/>
      </w:pPr>
      <w:r>
        <w:t xml:space="preserve">Establish a library of </w:t>
      </w:r>
      <w:r w:rsidR="00A32B74">
        <w:t>instruments</w:t>
      </w:r>
      <w:r w:rsidR="006E1CCC">
        <w:t xml:space="preserve">: Investigators can use this library </w:t>
      </w:r>
      <w:r w:rsidR="006E1CCC" w:rsidRPr="006E1CCC">
        <w:t xml:space="preserve">to select appropriate instruments for different studies and acquire information necessary to contact the organizations </w:t>
      </w:r>
      <w:r w:rsidR="00A32B74">
        <w:t xml:space="preserve">owning or manufacturing these </w:t>
      </w:r>
      <w:r w:rsidR="006E1CCC" w:rsidRPr="006E1CCC">
        <w:t>with instruments</w:t>
      </w:r>
      <w:r w:rsidR="0064587D">
        <w:t>.</w:t>
      </w:r>
    </w:p>
    <w:p w14:paraId="7408681A" w14:textId="1A096447" w:rsidR="00AD4CCC" w:rsidRDefault="009F3290" w:rsidP="00766ACD">
      <w:pPr>
        <w:pStyle w:val="ListParagraph"/>
        <w:numPr>
          <w:ilvl w:val="0"/>
          <w:numId w:val="17"/>
        </w:numPr>
        <w:jc w:val="both"/>
      </w:pPr>
      <w:r>
        <w:t>Describe and document deployments of sensors</w:t>
      </w:r>
      <w:r w:rsidR="0064587D">
        <w:t xml:space="preserve">: Store </w:t>
      </w:r>
      <w:r w:rsidR="007A5187">
        <w:t xml:space="preserve">sensor </w:t>
      </w:r>
      <w:r w:rsidR="0064587D">
        <w:t xml:space="preserve">environmental </w:t>
      </w:r>
      <w:r w:rsidR="007A5187">
        <w:t>and deployment attributes that are useful when using the measurements for analysis.</w:t>
      </w:r>
    </w:p>
    <w:p w14:paraId="018E9945" w14:textId="1535216E" w:rsidR="00AD4CCC" w:rsidRDefault="009F3290" w:rsidP="00C72C84">
      <w:pPr>
        <w:pStyle w:val="ListParagraph"/>
        <w:numPr>
          <w:ilvl w:val="0"/>
          <w:numId w:val="17"/>
        </w:numPr>
        <w:jc w:val="both"/>
      </w:pPr>
      <w:r>
        <w:t>Assess quality of data collected by different instruments within its deployment environments</w:t>
      </w:r>
      <w:r w:rsidR="00807444">
        <w:t xml:space="preserve">: </w:t>
      </w:r>
      <w:r w:rsidR="00C72C84" w:rsidRPr="00C72C84">
        <w:t xml:space="preserve">Use descriptive metadata to </w:t>
      </w:r>
      <w:r w:rsidR="00C72C84">
        <w:t>c</w:t>
      </w:r>
      <w:r w:rsidR="00807444">
        <w:t>ompare sensors and check if measurements are as expected.</w:t>
      </w:r>
    </w:p>
    <w:p w14:paraId="569AAE3A" w14:textId="4E79038B" w:rsidR="00AD4CCC" w:rsidRDefault="009F3290" w:rsidP="00766ACD">
      <w:pPr>
        <w:pStyle w:val="ListParagraph"/>
        <w:numPr>
          <w:ilvl w:val="0"/>
          <w:numId w:val="17"/>
        </w:numPr>
        <w:jc w:val="both"/>
      </w:pPr>
      <w:r>
        <w:t xml:space="preserve">Support harmonization </w:t>
      </w:r>
      <w:r w:rsidR="00807444">
        <w:t xml:space="preserve">and </w:t>
      </w:r>
      <w:r>
        <w:t>integration of data collected from various sensors</w:t>
      </w:r>
    </w:p>
    <w:p w14:paraId="071ACFD3" w14:textId="3E85F3C4" w:rsidR="00AD4CCC" w:rsidRDefault="009F3290" w:rsidP="00766ACD">
      <w:pPr>
        <w:pStyle w:val="ListParagraph"/>
        <w:numPr>
          <w:ilvl w:val="0"/>
          <w:numId w:val="17"/>
        </w:numPr>
        <w:jc w:val="both"/>
      </w:pPr>
      <w:r>
        <w:t xml:space="preserve">Guide </w:t>
      </w:r>
      <w:r w:rsidR="00807444">
        <w:t xml:space="preserve">for </w:t>
      </w:r>
      <w:r w:rsidR="00E355DD">
        <w:t xml:space="preserve">structuring and </w:t>
      </w:r>
      <w:r>
        <w:t>stor</w:t>
      </w:r>
      <w:r w:rsidR="00807444">
        <w:t>ing</w:t>
      </w:r>
      <w:r>
        <w:t xml:space="preserve"> sensor output</w:t>
      </w:r>
      <w:r w:rsidR="00E355DD">
        <w:t xml:space="preserve"> data</w:t>
      </w:r>
    </w:p>
    <w:p w14:paraId="2AA38E0C" w14:textId="77777777" w:rsidR="00AD4CCC" w:rsidRDefault="00AD4CCC" w:rsidP="00766ACD">
      <w:pPr>
        <w:jc w:val="both"/>
      </w:pPr>
    </w:p>
    <w:p w14:paraId="14F27697" w14:textId="1E458460" w:rsidR="000A5848" w:rsidRPr="00067FBC" w:rsidRDefault="00A92748" w:rsidP="0013553D">
      <w:pPr>
        <w:spacing w:after="240"/>
        <w:ind w:firstLine="720"/>
        <w:jc w:val="both"/>
        <w:rPr>
          <w:color w:val="auto"/>
        </w:rPr>
      </w:pPr>
      <w:r>
        <w:t xml:space="preserve">The scope of the specification is to support a diverse set of exposomic research </w:t>
      </w:r>
      <w:r w:rsidR="007465AA">
        <w:t xml:space="preserve">questions and studies </w:t>
      </w:r>
      <w:r w:rsidR="00067FBC">
        <w:t>(</w:t>
      </w:r>
      <w:r w:rsidR="00067FBC">
        <w:fldChar w:fldCharType="begin"/>
      </w:r>
      <w:r w:rsidR="00067FBC">
        <w:instrText xml:space="preserve"> REF _Ref464830088 \h </w:instrText>
      </w:r>
      <w:r w:rsidR="00067FBC">
        <w:fldChar w:fldCharType="separate"/>
      </w:r>
      <w:ins w:id="8" w:author="Ram" w:date="2016-10-24T16:17:00Z">
        <w:r w:rsidR="00EA5B32" w:rsidRPr="00067FBC">
          <w:rPr>
            <w:i/>
            <w:color w:val="auto"/>
          </w:rPr>
          <w:t xml:space="preserve">Table </w:t>
        </w:r>
        <w:r w:rsidR="00EA5B32">
          <w:rPr>
            <w:i/>
            <w:noProof/>
            <w:color w:val="auto"/>
          </w:rPr>
          <w:t>1</w:t>
        </w:r>
      </w:ins>
      <w:r w:rsidR="00067FBC">
        <w:fldChar w:fldCharType="end"/>
      </w:r>
      <w:r w:rsidR="00067FBC">
        <w:t xml:space="preserve">) </w:t>
      </w:r>
      <w:r>
        <w:t xml:space="preserve">including observational, epidemiological and prospective </w:t>
      </w:r>
      <w:r w:rsidR="007679DE" w:rsidRPr="00067FBC">
        <w:rPr>
          <w:color w:val="auto"/>
        </w:rPr>
        <w:t>studies</w:t>
      </w:r>
      <w:r w:rsidR="004F7D6B" w:rsidRPr="00067FBC">
        <w:rPr>
          <w:color w:val="auto"/>
        </w:rPr>
        <w:t xml:space="preserve"> (</w:t>
      </w:r>
      <w:r w:rsidR="004F7D6B" w:rsidRPr="00067FBC">
        <w:rPr>
          <w:color w:val="auto"/>
        </w:rPr>
        <w:fldChar w:fldCharType="begin"/>
      </w:r>
      <w:r w:rsidR="004F7D6B" w:rsidRPr="00067FBC">
        <w:rPr>
          <w:color w:val="auto"/>
        </w:rPr>
        <w:instrText xml:space="preserve"> REF _Ref464827783 \h </w:instrText>
      </w:r>
      <w:r w:rsidR="004F7D6B" w:rsidRPr="00067FBC">
        <w:rPr>
          <w:color w:val="auto"/>
        </w:rPr>
      </w:r>
      <w:r w:rsidR="004F7D6B" w:rsidRPr="00067FBC">
        <w:rPr>
          <w:color w:val="auto"/>
        </w:rPr>
        <w:fldChar w:fldCharType="separate"/>
      </w:r>
      <w:ins w:id="9" w:author="Ram" w:date="2016-10-24T16:17:00Z">
        <w:r w:rsidR="00EA5B32" w:rsidRPr="0013553D">
          <w:rPr>
            <w:i/>
            <w:color w:val="auto"/>
          </w:rPr>
          <w:t xml:space="preserve">Figure </w:t>
        </w:r>
        <w:r w:rsidR="00EA5B32">
          <w:rPr>
            <w:i/>
            <w:noProof/>
            <w:color w:val="auto"/>
          </w:rPr>
          <w:t>1</w:t>
        </w:r>
      </w:ins>
      <w:r w:rsidR="004F7D6B" w:rsidRPr="00067FBC">
        <w:rPr>
          <w:color w:val="auto"/>
        </w:rPr>
        <w:fldChar w:fldCharType="end"/>
      </w:r>
      <w:r w:rsidR="004F7D6B" w:rsidRPr="00067FBC">
        <w:rPr>
          <w:color w:val="auto"/>
        </w:rPr>
        <w:t>)</w:t>
      </w:r>
      <w:r w:rsidR="007679DE" w:rsidRPr="00067FBC">
        <w:rPr>
          <w:color w:val="auto"/>
        </w:rPr>
        <w:t>.</w:t>
      </w:r>
      <w:r w:rsidR="0055576D" w:rsidRPr="00067FBC">
        <w:rPr>
          <w:color w:val="auto"/>
        </w:rPr>
        <w:t xml:space="preserve"> </w:t>
      </w:r>
    </w:p>
    <w:p w14:paraId="64F7573F" w14:textId="08873F3F" w:rsidR="00550459" w:rsidRPr="00067FBC" w:rsidRDefault="00550459" w:rsidP="0000144C">
      <w:pPr>
        <w:pStyle w:val="Caption"/>
        <w:spacing w:after="0" w:line="276" w:lineRule="auto"/>
        <w:jc w:val="both"/>
        <w:rPr>
          <w:i w:val="0"/>
          <w:color w:val="auto"/>
          <w:sz w:val="22"/>
        </w:rPr>
      </w:pPr>
      <w:bookmarkStart w:id="10" w:name="_Ref464830088"/>
      <w:bookmarkStart w:id="11" w:name="_Toc465088940"/>
      <w:r w:rsidRPr="00067FBC">
        <w:rPr>
          <w:i w:val="0"/>
          <w:color w:val="auto"/>
          <w:sz w:val="22"/>
        </w:rPr>
        <w:t xml:space="preserve">Table </w:t>
      </w:r>
      <w:r w:rsidRPr="00067FBC">
        <w:rPr>
          <w:i w:val="0"/>
          <w:color w:val="auto"/>
          <w:sz w:val="22"/>
        </w:rPr>
        <w:fldChar w:fldCharType="begin"/>
      </w:r>
      <w:r w:rsidRPr="00067FBC">
        <w:rPr>
          <w:i w:val="0"/>
          <w:color w:val="auto"/>
          <w:sz w:val="22"/>
        </w:rPr>
        <w:instrText xml:space="preserve"> SEQ Table \* ARABIC </w:instrText>
      </w:r>
      <w:r w:rsidRPr="00067FBC">
        <w:rPr>
          <w:i w:val="0"/>
          <w:color w:val="auto"/>
          <w:sz w:val="22"/>
        </w:rPr>
        <w:fldChar w:fldCharType="separate"/>
      </w:r>
      <w:r w:rsidR="00EA5B32">
        <w:rPr>
          <w:i w:val="0"/>
          <w:noProof/>
          <w:color w:val="auto"/>
          <w:sz w:val="22"/>
        </w:rPr>
        <w:t>1</w:t>
      </w:r>
      <w:r w:rsidRPr="00067FBC">
        <w:rPr>
          <w:i w:val="0"/>
          <w:color w:val="auto"/>
          <w:sz w:val="22"/>
        </w:rPr>
        <w:fldChar w:fldCharType="end"/>
      </w:r>
      <w:bookmarkEnd w:id="10"/>
      <w:r w:rsidRPr="00067FBC">
        <w:rPr>
          <w:i w:val="0"/>
          <w:color w:val="auto"/>
          <w:sz w:val="22"/>
        </w:rPr>
        <w:t>: Research questions supported by these specifications.</w:t>
      </w:r>
      <w:bookmarkEnd w:id="11"/>
    </w:p>
    <w:tbl>
      <w:tblPr>
        <w:tblStyle w:val="TableGrid"/>
        <w:tblW w:w="0" w:type="auto"/>
        <w:shd w:val="clear" w:color="auto" w:fill="E7E6E6" w:themeFill="background2"/>
        <w:tblLook w:val="04A0" w:firstRow="1" w:lastRow="0" w:firstColumn="1" w:lastColumn="0" w:noHBand="0" w:noVBand="1"/>
      </w:tblPr>
      <w:tblGrid>
        <w:gridCol w:w="9019"/>
      </w:tblGrid>
      <w:tr w:rsidR="007465AA" w:rsidRPr="00067FBC" w14:paraId="69132499" w14:textId="77777777" w:rsidTr="00067FBC">
        <w:tc>
          <w:tcPr>
            <w:tcW w:w="9019" w:type="dxa"/>
            <w:shd w:val="clear" w:color="auto" w:fill="E7E6E6" w:themeFill="background2"/>
          </w:tcPr>
          <w:p w14:paraId="1F5CE560" w14:textId="77777777" w:rsidR="002E23E9" w:rsidRPr="00067FBC" w:rsidRDefault="002E23E9" w:rsidP="00067FBC">
            <w:pPr>
              <w:pStyle w:val="ListParagraph"/>
              <w:numPr>
                <w:ilvl w:val="0"/>
                <w:numId w:val="19"/>
              </w:numPr>
              <w:spacing w:line="276" w:lineRule="auto"/>
              <w:jc w:val="both"/>
              <w:rPr>
                <w:i/>
                <w:sz w:val="24"/>
              </w:rPr>
            </w:pPr>
            <w:r w:rsidRPr="00067FBC">
              <w:rPr>
                <w:i/>
                <w:sz w:val="24"/>
              </w:rPr>
              <w:t>Mobile Instrument Models that can measure PM2.5.</w:t>
            </w:r>
          </w:p>
          <w:p w14:paraId="49D84B8C"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Mobile Instrument Models that have been deployed to measure PM2.5. </w:t>
            </w:r>
          </w:p>
          <w:p w14:paraId="09D71221" w14:textId="77777777" w:rsidR="002E23E9" w:rsidRPr="00067FBC" w:rsidRDefault="002E23E9" w:rsidP="00067FBC">
            <w:pPr>
              <w:pStyle w:val="ListParagraph"/>
              <w:numPr>
                <w:ilvl w:val="0"/>
                <w:numId w:val="19"/>
              </w:numPr>
              <w:spacing w:line="276" w:lineRule="auto"/>
              <w:jc w:val="both"/>
              <w:rPr>
                <w:i/>
                <w:sz w:val="24"/>
              </w:rPr>
            </w:pPr>
            <w:r w:rsidRPr="00067FBC">
              <w:rPr>
                <w:i/>
                <w:sz w:val="24"/>
              </w:rPr>
              <w:t>Serial Number of all Instruments deployed supporting REST Data Transport Protocols and capturing output of PM2.5 (Or PM10, or Ozone).</w:t>
            </w:r>
          </w:p>
          <w:p w14:paraId="1ADF2E6B" w14:textId="77777777" w:rsidR="002E23E9" w:rsidRPr="00067FBC" w:rsidRDefault="002E23E9" w:rsidP="00067FBC">
            <w:pPr>
              <w:pStyle w:val="ListParagraph"/>
              <w:numPr>
                <w:ilvl w:val="0"/>
                <w:numId w:val="19"/>
              </w:numPr>
              <w:spacing w:line="276" w:lineRule="auto"/>
              <w:jc w:val="both"/>
              <w:rPr>
                <w:i/>
                <w:sz w:val="24"/>
              </w:rPr>
            </w:pPr>
            <w:r w:rsidRPr="00067FBC">
              <w:rPr>
                <w:i/>
                <w:sz w:val="24"/>
              </w:rPr>
              <w:t>Instrument Models that were manufactured by the AirMetrics.</w:t>
            </w:r>
          </w:p>
          <w:p w14:paraId="7F047BB6"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Deployed Instruments owned University of Utah and currently measuring Ozone. </w:t>
            </w:r>
          </w:p>
          <w:p w14:paraId="6A0AE1D6"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Organizations the collected personal exposures of PM2.5 in indoor and outdoor environments. </w:t>
            </w:r>
          </w:p>
          <w:p w14:paraId="3E86BE29"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Calibration procedures used for MiniVol when deployed in an area with tall buildings. </w:t>
            </w:r>
          </w:p>
          <w:p w14:paraId="523A088E" w14:textId="77777777" w:rsidR="002E23E9" w:rsidRPr="00067FBC" w:rsidRDefault="002E23E9" w:rsidP="00067FBC">
            <w:pPr>
              <w:pStyle w:val="ListParagraph"/>
              <w:numPr>
                <w:ilvl w:val="0"/>
                <w:numId w:val="19"/>
              </w:numPr>
              <w:spacing w:line="276" w:lineRule="auto"/>
              <w:jc w:val="both"/>
              <w:rPr>
                <w:i/>
                <w:sz w:val="24"/>
              </w:rPr>
            </w:pPr>
            <w:r w:rsidRPr="00067FBC">
              <w:rPr>
                <w:i/>
                <w:sz w:val="24"/>
              </w:rPr>
              <w:t>Reference detection limit of MiniVol to assess quality of data quality in a study.</w:t>
            </w:r>
          </w:p>
          <w:p w14:paraId="5C1D3F52" w14:textId="17670B60" w:rsidR="007465AA" w:rsidRPr="00067FBC" w:rsidRDefault="002E23E9" w:rsidP="00067FBC">
            <w:pPr>
              <w:pStyle w:val="ListParagraph"/>
              <w:numPr>
                <w:ilvl w:val="0"/>
                <w:numId w:val="19"/>
              </w:numPr>
              <w:spacing w:line="276" w:lineRule="auto"/>
              <w:jc w:val="both"/>
              <w:rPr>
                <w:i/>
                <w:sz w:val="24"/>
              </w:rPr>
            </w:pPr>
            <w:r w:rsidRPr="00067FBC">
              <w:rPr>
                <w:i/>
                <w:sz w:val="24"/>
                <w:lang w:eastAsia="en-US"/>
              </w:rPr>
              <w:t>Number of sensors deployed by University of Utah in Salt Lake County that are less than 100 meters of I-15 in April 2016, and give the geolocation of each sensor and species measured by each sensor.  </w:t>
            </w:r>
          </w:p>
        </w:tc>
      </w:tr>
    </w:tbl>
    <w:p w14:paraId="0CBE9657" w14:textId="77777777" w:rsidR="007465AA" w:rsidRDefault="007465AA" w:rsidP="00067FBC">
      <w:pPr>
        <w:spacing w:after="240"/>
        <w:jc w:val="both"/>
      </w:pPr>
    </w:p>
    <w:p w14:paraId="2B323F0B" w14:textId="4617D4BA" w:rsidR="00E8579C" w:rsidRDefault="001814C6" w:rsidP="0013553D">
      <w:pPr>
        <w:jc w:val="both"/>
      </w:pPr>
      <w:r>
        <w:rPr>
          <w:noProof/>
        </w:rPr>
        <w:lastRenderedPageBreak/>
        <w:drawing>
          <wp:inline distT="0" distB="0" distL="0" distR="0" wp14:anchorId="1B48CBCC" wp14:editId="52EFF528">
            <wp:extent cx="5733415" cy="3980180"/>
            <wp:effectExtent l="19050" t="19050" r="1968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980180"/>
                    </a:xfrm>
                    <a:prstGeom prst="rect">
                      <a:avLst/>
                    </a:prstGeom>
                    <a:ln>
                      <a:solidFill>
                        <a:schemeClr val="tx1"/>
                      </a:solidFill>
                    </a:ln>
                  </pic:spPr>
                </pic:pic>
              </a:graphicData>
            </a:graphic>
          </wp:inline>
        </w:drawing>
      </w:r>
    </w:p>
    <w:p w14:paraId="5A9CCF41" w14:textId="032CADDC" w:rsidR="001814C6" w:rsidRPr="0013553D" w:rsidRDefault="001814C6" w:rsidP="0013553D">
      <w:pPr>
        <w:pStyle w:val="Caption"/>
        <w:jc w:val="both"/>
        <w:rPr>
          <w:i w:val="0"/>
          <w:color w:val="auto"/>
          <w:sz w:val="22"/>
        </w:rPr>
      </w:pPr>
      <w:bookmarkStart w:id="12" w:name="_Ref464827783"/>
      <w:bookmarkStart w:id="13" w:name="_Toc465088751"/>
      <w:r w:rsidRPr="0013553D">
        <w:rPr>
          <w:i w:val="0"/>
          <w:color w:val="auto"/>
          <w:sz w:val="22"/>
        </w:rPr>
        <w:t xml:space="preserve">Figure </w:t>
      </w:r>
      <w:r w:rsidRPr="0013553D">
        <w:rPr>
          <w:i w:val="0"/>
          <w:color w:val="auto"/>
          <w:sz w:val="22"/>
        </w:rPr>
        <w:fldChar w:fldCharType="begin"/>
      </w:r>
      <w:r w:rsidRPr="0013553D">
        <w:rPr>
          <w:i w:val="0"/>
          <w:color w:val="auto"/>
          <w:sz w:val="22"/>
        </w:rPr>
        <w:instrText xml:space="preserve"> SEQ Figure \* ARABIC </w:instrText>
      </w:r>
      <w:r w:rsidRPr="0013553D">
        <w:rPr>
          <w:i w:val="0"/>
          <w:color w:val="auto"/>
          <w:sz w:val="22"/>
        </w:rPr>
        <w:fldChar w:fldCharType="separate"/>
      </w:r>
      <w:r w:rsidR="00EA5B32">
        <w:rPr>
          <w:i w:val="0"/>
          <w:noProof/>
          <w:color w:val="auto"/>
          <w:sz w:val="22"/>
        </w:rPr>
        <w:t>1</w:t>
      </w:r>
      <w:r w:rsidRPr="0013553D">
        <w:rPr>
          <w:i w:val="0"/>
          <w:color w:val="auto"/>
          <w:sz w:val="22"/>
        </w:rPr>
        <w:fldChar w:fldCharType="end"/>
      </w:r>
      <w:bookmarkEnd w:id="12"/>
      <w:r w:rsidRPr="0013553D">
        <w:rPr>
          <w:i w:val="0"/>
          <w:color w:val="auto"/>
          <w:sz w:val="22"/>
        </w:rPr>
        <w:t>: Diverse use-cases supported by the specifications.</w:t>
      </w:r>
      <w:bookmarkEnd w:id="13"/>
    </w:p>
    <w:p w14:paraId="44DBA9C6" w14:textId="77777777" w:rsidR="00AD4CCC" w:rsidRDefault="009F3290">
      <w:pPr>
        <w:pStyle w:val="Heading2"/>
        <w:contextualSpacing w:val="0"/>
      </w:pPr>
      <w:bookmarkStart w:id="14" w:name="h.mn58l6eo49c" w:colFirst="0" w:colLast="0"/>
      <w:bookmarkStart w:id="15" w:name="_Toc465089028"/>
      <w:bookmarkEnd w:id="14"/>
      <w:r>
        <w:t>1.3 Development Process</w:t>
      </w:r>
      <w:bookmarkEnd w:id="15"/>
    </w:p>
    <w:p w14:paraId="0E017894" w14:textId="2EE338B4" w:rsidR="008126C9" w:rsidRDefault="008126C9" w:rsidP="003E1113">
      <w:pPr>
        <w:ind w:firstLine="720"/>
        <w:jc w:val="both"/>
      </w:pPr>
      <w:r>
        <w:t xml:space="preserve">We are following a four step process in developing </w:t>
      </w:r>
      <w:r w:rsidR="009F3290">
        <w:t xml:space="preserve">the Sensor Common Metadata Specification </w:t>
      </w:r>
      <w:r>
        <w:t>(SCMC).</w:t>
      </w:r>
      <w:r w:rsidR="009F3290">
        <w:t xml:space="preserve"> </w:t>
      </w:r>
    </w:p>
    <w:p w14:paraId="5C5A7953" w14:textId="77777777" w:rsidR="00C72C84" w:rsidRDefault="00C72C84" w:rsidP="00FC4AB9">
      <w:pPr>
        <w:jc w:val="both"/>
      </w:pPr>
    </w:p>
    <w:p w14:paraId="15ED4E81" w14:textId="2BE9777D" w:rsidR="00C72C84" w:rsidRDefault="00C72C84" w:rsidP="00FC4AB9">
      <w:pPr>
        <w:jc w:val="both"/>
      </w:pPr>
      <w:r w:rsidRPr="00C72C84">
        <w:rPr>
          <w:noProof/>
        </w:rPr>
        <w:drawing>
          <wp:inline distT="0" distB="0" distL="0" distR="0" wp14:anchorId="3699C4A3" wp14:editId="52EFD4E8">
            <wp:extent cx="5733415" cy="352425"/>
            <wp:effectExtent l="0" t="19050" r="38735" b="476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5C79A40" w14:textId="5982CAE2" w:rsidR="00093789" w:rsidRPr="00FC4AB9" w:rsidRDefault="00093789" w:rsidP="00FC4AB9">
      <w:pPr>
        <w:pStyle w:val="Caption"/>
        <w:spacing w:after="0"/>
        <w:jc w:val="both"/>
        <w:rPr>
          <w:i w:val="0"/>
          <w:color w:val="auto"/>
          <w:sz w:val="22"/>
        </w:rPr>
      </w:pPr>
      <w:bookmarkStart w:id="16" w:name="_Toc465088752"/>
      <w:r w:rsidRPr="00FC4AB9">
        <w:rPr>
          <w:i w:val="0"/>
          <w:color w:val="auto"/>
          <w:sz w:val="22"/>
        </w:rPr>
        <w:t xml:space="preserve">Figure </w:t>
      </w:r>
      <w:r w:rsidRPr="00FC4AB9">
        <w:rPr>
          <w:i w:val="0"/>
          <w:color w:val="auto"/>
          <w:sz w:val="22"/>
        </w:rPr>
        <w:fldChar w:fldCharType="begin"/>
      </w:r>
      <w:r w:rsidRPr="00FC4AB9">
        <w:rPr>
          <w:i w:val="0"/>
          <w:color w:val="auto"/>
          <w:sz w:val="22"/>
        </w:rPr>
        <w:instrText xml:space="preserve"> SEQ Figure \* ARABIC </w:instrText>
      </w:r>
      <w:r w:rsidRPr="00FC4AB9">
        <w:rPr>
          <w:i w:val="0"/>
          <w:color w:val="auto"/>
          <w:sz w:val="22"/>
        </w:rPr>
        <w:fldChar w:fldCharType="separate"/>
      </w:r>
      <w:r w:rsidR="00EA5B32">
        <w:rPr>
          <w:i w:val="0"/>
          <w:noProof/>
          <w:color w:val="auto"/>
          <w:sz w:val="22"/>
        </w:rPr>
        <w:t>2</w:t>
      </w:r>
      <w:r w:rsidRPr="00FC4AB9">
        <w:rPr>
          <w:i w:val="0"/>
          <w:color w:val="auto"/>
          <w:sz w:val="22"/>
        </w:rPr>
        <w:fldChar w:fldCharType="end"/>
      </w:r>
      <w:r w:rsidRPr="00FC4AB9">
        <w:rPr>
          <w:i w:val="0"/>
          <w:color w:val="auto"/>
          <w:sz w:val="22"/>
        </w:rPr>
        <w:t>: Four step specifications development process</w:t>
      </w:r>
      <w:bookmarkEnd w:id="16"/>
    </w:p>
    <w:p w14:paraId="47076129" w14:textId="77777777" w:rsidR="00C72C84" w:rsidRDefault="00C72C84" w:rsidP="00FC4AB9">
      <w:pPr>
        <w:jc w:val="both"/>
      </w:pPr>
    </w:p>
    <w:p w14:paraId="45A3B44F" w14:textId="167A0443" w:rsidR="00CB3F02" w:rsidRDefault="008126C9" w:rsidP="00FC4AB9">
      <w:pPr>
        <w:pStyle w:val="ListParagraph"/>
        <w:numPr>
          <w:ilvl w:val="0"/>
          <w:numId w:val="11"/>
        </w:numPr>
        <w:spacing w:after="240"/>
        <w:jc w:val="both"/>
      </w:pPr>
      <w:r>
        <w:t xml:space="preserve">Literature Review: We performed a </w:t>
      </w:r>
      <w:r w:rsidR="003E1113">
        <w:t>literature using</w:t>
      </w:r>
      <w:r w:rsidR="009F3290">
        <w:t xml:space="preserve"> PubMed with the search criterion “Pediatric Asthma Sensor Studies.” This returned 231 journal articles from August 1985 - December 2015, of which 40 full texts were read. Sensor types found in this literature corpus included stationary sensors (e.g. EPA), personal sensors (mobile), and indoor sensors. A list of metadata elements were manually extracted from this literature corpus, and the first conceptual model was established.</w:t>
      </w:r>
    </w:p>
    <w:p w14:paraId="1FBABEF8" w14:textId="5DC244D4" w:rsidR="008126C9" w:rsidRDefault="008126C9" w:rsidP="00FC4AB9">
      <w:pPr>
        <w:pStyle w:val="ListParagraph"/>
        <w:numPr>
          <w:ilvl w:val="0"/>
          <w:numId w:val="11"/>
        </w:numPr>
        <w:spacing w:after="240"/>
        <w:jc w:val="both"/>
      </w:pPr>
      <w:r>
        <w:t xml:space="preserve">Preliminary mapping with sample data: </w:t>
      </w:r>
      <w:r w:rsidR="009F3290">
        <w:t xml:space="preserve">To further establish the model, </w:t>
      </w:r>
      <w:r>
        <w:t xml:space="preserve">we did a </w:t>
      </w:r>
      <w:r w:rsidR="009F3290">
        <w:t xml:space="preserve">preliminary mapping </w:t>
      </w:r>
      <w:r>
        <w:t xml:space="preserve">of </w:t>
      </w:r>
      <w:r w:rsidR="009F3290">
        <w:t xml:space="preserve">sample data </w:t>
      </w:r>
      <w:r>
        <w:t>with the conceptual model</w:t>
      </w:r>
      <w:r w:rsidR="009F3290">
        <w:t>. Sample data included data from the Environmental Protection Agency (EPA), Utah Department of Air Quality (UDAQ), MesoWest (</w:t>
      </w:r>
      <w:hyperlink r:id="rId16">
        <w:r w:rsidR="009F3290" w:rsidRPr="007679DE">
          <w:rPr>
            <w:color w:val="1155CC"/>
            <w:u w:val="single"/>
          </w:rPr>
          <w:t>http://synopticlabs.org/</w:t>
        </w:r>
      </w:hyperlink>
      <w:r w:rsidR="009F3290">
        <w:t xml:space="preserve">), West Valley Study (UDAQ), Asthma Triggers (Dr. Rima Habre), Wood Burning (Dr. Kerry Kelly), Purple Air (Mr. Adrian Dybwad, </w:t>
      </w:r>
      <w:hyperlink r:id="rId17">
        <w:r w:rsidR="009F3290" w:rsidRPr="007679DE">
          <w:rPr>
            <w:color w:val="1155CC"/>
            <w:u w:val="single"/>
          </w:rPr>
          <w:t>http://www.purpleair.org/</w:t>
        </w:r>
      </w:hyperlink>
      <w:r w:rsidR="009F3290">
        <w:t>), Modeled Air Quality Data (1999 to 2007, 6 km grid, Dr. Jeffrey Yanosky), Measured Air Quality Data with Altitude (Dr. Geoff Silcox), and Hierarchical Bayesian Modeled Air Quality Data (EPA). Existing fields found in the data, but not present in the model, were added to the model.</w:t>
      </w:r>
    </w:p>
    <w:p w14:paraId="7A722599" w14:textId="08FDD311" w:rsidR="002834CA" w:rsidRDefault="002834CA" w:rsidP="00FC4AB9">
      <w:pPr>
        <w:jc w:val="both"/>
      </w:pPr>
      <w:r w:rsidRPr="002834CA">
        <w:rPr>
          <w:noProof/>
        </w:rPr>
        <w:drawing>
          <wp:inline distT="0" distB="0" distL="0" distR="0" wp14:anchorId="0C96D9C4" wp14:editId="56510A48">
            <wp:extent cx="5733415" cy="1435100"/>
            <wp:effectExtent l="38100" t="0" r="5778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E043ECC" w14:textId="2F0B1405" w:rsidR="006D10F1" w:rsidRPr="00FC4AB9" w:rsidRDefault="006D10F1" w:rsidP="00FC4AB9">
      <w:pPr>
        <w:pStyle w:val="Caption"/>
        <w:jc w:val="both"/>
        <w:rPr>
          <w:i w:val="0"/>
          <w:color w:val="auto"/>
          <w:sz w:val="22"/>
        </w:rPr>
      </w:pPr>
      <w:bookmarkStart w:id="17" w:name="_Toc465088753"/>
      <w:r w:rsidRPr="00FC4AB9">
        <w:rPr>
          <w:i w:val="0"/>
          <w:color w:val="auto"/>
          <w:sz w:val="22"/>
        </w:rPr>
        <w:t xml:space="preserve">Figure </w:t>
      </w:r>
      <w:r w:rsidRPr="00FC4AB9">
        <w:rPr>
          <w:i w:val="0"/>
          <w:color w:val="auto"/>
          <w:sz w:val="22"/>
        </w:rPr>
        <w:fldChar w:fldCharType="begin"/>
      </w:r>
      <w:r w:rsidRPr="00FC4AB9">
        <w:rPr>
          <w:i w:val="0"/>
          <w:color w:val="auto"/>
          <w:sz w:val="22"/>
        </w:rPr>
        <w:instrText xml:space="preserve"> SEQ Figure \* ARABIC </w:instrText>
      </w:r>
      <w:r w:rsidRPr="00FC4AB9">
        <w:rPr>
          <w:i w:val="0"/>
          <w:color w:val="auto"/>
          <w:sz w:val="22"/>
        </w:rPr>
        <w:fldChar w:fldCharType="separate"/>
      </w:r>
      <w:r w:rsidR="00EA5B32">
        <w:rPr>
          <w:i w:val="0"/>
          <w:noProof/>
          <w:color w:val="auto"/>
          <w:sz w:val="22"/>
        </w:rPr>
        <w:t>3</w:t>
      </w:r>
      <w:r w:rsidRPr="00FC4AB9">
        <w:rPr>
          <w:i w:val="0"/>
          <w:color w:val="auto"/>
          <w:sz w:val="22"/>
        </w:rPr>
        <w:fldChar w:fldCharType="end"/>
      </w:r>
      <w:r w:rsidRPr="00FC4AB9">
        <w:rPr>
          <w:i w:val="0"/>
          <w:color w:val="auto"/>
          <w:sz w:val="22"/>
        </w:rPr>
        <w:t>: Sample data used for developing the specifications.</w:t>
      </w:r>
      <w:bookmarkEnd w:id="17"/>
    </w:p>
    <w:p w14:paraId="3A0CE560" w14:textId="46DB3820" w:rsidR="00AD4CCC" w:rsidRDefault="008126C9" w:rsidP="003E1113">
      <w:pPr>
        <w:pStyle w:val="ListParagraph"/>
        <w:numPr>
          <w:ilvl w:val="0"/>
          <w:numId w:val="11"/>
        </w:numPr>
        <w:jc w:val="both"/>
      </w:pPr>
      <w:r>
        <w:t>Utah Expert Review:</w:t>
      </w:r>
      <w:r w:rsidR="009F3290">
        <w:t xml:space="preserve"> </w:t>
      </w:r>
      <w:r>
        <w:t>We then reviewed the model with air quality experts in Utah Experts included</w:t>
      </w:r>
      <w:r w:rsidR="009F3290">
        <w:t xml:space="preserve">: </w:t>
      </w:r>
      <w:r w:rsidR="009F3290" w:rsidRPr="008126C9">
        <w:rPr>
          <w:highlight w:val="white"/>
        </w:rPr>
        <w:t xml:space="preserve">Dr. Kerry E. Kelly, Assistant Professor, Chemical </w:t>
      </w:r>
      <w:r w:rsidR="003E1113" w:rsidRPr="008126C9">
        <w:rPr>
          <w:highlight w:val="white"/>
        </w:rPr>
        <w:t>Engineering, University</w:t>
      </w:r>
      <w:r w:rsidR="009F3290" w:rsidRPr="008126C9">
        <w:rPr>
          <w:highlight w:val="white"/>
        </w:rPr>
        <w:t xml:space="preserve"> of Utah; Dr. John D. Horel, Professor, Atmospheric Sciences, University of Utah; Dr. Scott C. Collingwood, Research Assistant Professor, </w:t>
      </w:r>
      <w:r w:rsidR="003E1113" w:rsidRPr="008126C9">
        <w:rPr>
          <w:highlight w:val="white"/>
        </w:rPr>
        <w:t>Pediatrics, University</w:t>
      </w:r>
      <w:r w:rsidR="009F3290" w:rsidRPr="008126C9">
        <w:rPr>
          <w:highlight w:val="white"/>
        </w:rPr>
        <w:t xml:space="preserve"> of Utah; Mr. Adrian Dybwad, Purple Air; and Dr. Neal Patwari, Associate Professor, Electrical Engineering, University of Utah.</w:t>
      </w:r>
      <w:r>
        <w:t xml:space="preserve"> We modified the model further based on their inputs</w:t>
      </w:r>
    </w:p>
    <w:p w14:paraId="374699D9" w14:textId="62CF0FC9" w:rsidR="008126C9" w:rsidRDefault="008126C9" w:rsidP="003E1113">
      <w:pPr>
        <w:pStyle w:val="ListParagraph"/>
        <w:numPr>
          <w:ilvl w:val="0"/>
          <w:numId w:val="11"/>
        </w:numPr>
        <w:jc w:val="both"/>
      </w:pPr>
      <w:r>
        <w:t>Community review of version 1.0: We share the SCMS with the PRISMS community and with help of assisted surveys review the model.</w:t>
      </w:r>
    </w:p>
    <w:p w14:paraId="1BC8628D" w14:textId="77777777" w:rsidR="00AD4CCC" w:rsidRDefault="009F3290" w:rsidP="00FC4AB9">
      <w:pPr>
        <w:pStyle w:val="Heading2"/>
        <w:contextualSpacing w:val="0"/>
        <w:jc w:val="both"/>
      </w:pPr>
      <w:bookmarkStart w:id="18" w:name="h.exwuo04xkdzg" w:colFirst="0" w:colLast="0"/>
      <w:bookmarkStart w:id="19" w:name="_Toc465089029"/>
      <w:bookmarkEnd w:id="18"/>
      <w:r>
        <w:t>1.4 Glossary of Terms</w:t>
      </w:r>
      <w:bookmarkEnd w:id="19"/>
    </w:p>
    <w:p w14:paraId="71798A6B" w14:textId="35C0E153" w:rsidR="00AD4CCC" w:rsidRPr="008E6020" w:rsidRDefault="001B4D6F" w:rsidP="0013553D">
      <w:pPr>
        <w:pStyle w:val="Caption"/>
        <w:spacing w:after="0" w:line="276" w:lineRule="auto"/>
        <w:jc w:val="both"/>
        <w:rPr>
          <w:i w:val="0"/>
          <w:color w:val="auto"/>
          <w:sz w:val="22"/>
        </w:rPr>
      </w:pPr>
      <w:bookmarkStart w:id="20" w:name="_Toc465088941"/>
      <w:r w:rsidRPr="008E6020">
        <w:rPr>
          <w:i w:val="0"/>
          <w:color w:val="auto"/>
          <w:sz w:val="22"/>
        </w:rPr>
        <w:t xml:space="preserve">Table </w:t>
      </w:r>
      <w:r w:rsidRPr="008E6020">
        <w:rPr>
          <w:i w:val="0"/>
          <w:color w:val="auto"/>
          <w:sz w:val="22"/>
        </w:rPr>
        <w:fldChar w:fldCharType="begin"/>
      </w:r>
      <w:r w:rsidRPr="008E6020">
        <w:rPr>
          <w:i w:val="0"/>
          <w:color w:val="auto"/>
          <w:sz w:val="22"/>
        </w:rPr>
        <w:instrText xml:space="preserve"> SEQ Table \* ARABIC </w:instrText>
      </w:r>
      <w:r w:rsidRPr="008E6020">
        <w:rPr>
          <w:i w:val="0"/>
          <w:color w:val="auto"/>
          <w:sz w:val="22"/>
        </w:rPr>
        <w:fldChar w:fldCharType="separate"/>
      </w:r>
      <w:r w:rsidR="00EA5B32">
        <w:rPr>
          <w:i w:val="0"/>
          <w:noProof/>
          <w:color w:val="auto"/>
          <w:sz w:val="22"/>
        </w:rPr>
        <w:t>2</w:t>
      </w:r>
      <w:r w:rsidRPr="008E6020">
        <w:rPr>
          <w:i w:val="0"/>
          <w:color w:val="auto"/>
          <w:sz w:val="22"/>
        </w:rPr>
        <w:fldChar w:fldCharType="end"/>
      </w:r>
      <w:r w:rsidRPr="008E6020">
        <w:rPr>
          <w:i w:val="0"/>
          <w:color w:val="auto"/>
          <w:sz w:val="22"/>
        </w:rPr>
        <w:t>: Glossary of Terms used in the specifications.</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7764"/>
      </w:tblGrid>
      <w:tr w:rsidR="000B6F7A" w:rsidRPr="00CA6ECA" w14:paraId="7CB2DA6A" w14:textId="77777777" w:rsidTr="007679DE">
        <w:trPr>
          <w:trHeight w:val="20"/>
        </w:trPr>
        <w:tc>
          <w:tcPr>
            <w:tcW w:w="0" w:type="auto"/>
            <w:shd w:val="clear" w:color="000000" w:fill="D9D9D9"/>
            <w:vAlign w:val="center"/>
            <w:hideMark/>
          </w:tcPr>
          <w:p w14:paraId="07811E46" w14:textId="77777777" w:rsidR="00CA6ECA" w:rsidRPr="0013553D" w:rsidRDefault="00CA6ECA" w:rsidP="008E6020">
            <w:pPr>
              <w:jc w:val="center"/>
              <w:rPr>
                <w:rFonts w:eastAsia="Times New Roman"/>
                <w:b/>
              </w:rPr>
            </w:pPr>
            <w:r w:rsidRPr="0013553D">
              <w:rPr>
                <w:rFonts w:eastAsia="Times New Roman"/>
                <w:b/>
              </w:rPr>
              <w:t>Term</w:t>
            </w:r>
          </w:p>
        </w:tc>
        <w:tc>
          <w:tcPr>
            <w:tcW w:w="0" w:type="auto"/>
            <w:shd w:val="clear" w:color="000000" w:fill="D9D9D9"/>
            <w:vAlign w:val="center"/>
            <w:hideMark/>
          </w:tcPr>
          <w:p w14:paraId="7F731328" w14:textId="77777777" w:rsidR="00CA6ECA" w:rsidRPr="0013553D" w:rsidRDefault="00CA6ECA" w:rsidP="008E6020">
            <w:pPr>
              <w:jc w:val="center"/>
              <w:rPr>
                <w:rFonts w:eastAsia="Times New Roman"/>
                <w:b/>
              </w:rPr>
            </w:pPr>
            <w:r w:rsidRPr="0013553D">
              <w:rPr>
                <w:rFonts w:eastAsia="Times New Roman"/>
                <w:b/>
              </w:rPr>
              <w:t>Description</w:t>
            </w:r>
          </w:p>
        </w:tc>
      </w:tr>
      <w:tr w:rsidR="000B6F7A" w:rsidRPr="00CA6ECA" w14:paraId="411A299A" w14:textId="77777777" w:rsidTr="007679DE">
        <w:trPr>
          <w:trHeight w:val="20"/>
        </w:trPr>
        <w:tc>
          <w:tcPr>
            <w:tcW w:w="0" w:type="auto"/>
            <w:shd w:val="clear" w:color="auto" w:fill="auto"/>
            <w:vAlign w:val="center"/>
            <w:hideMark/>
          </w:tcPr>
          <w:p w14:paraId="7472227E" w14:textId="77777777" w:rsidR="00CA6ECA" w:rsidRPr="00CA6ECA" w:rsidRDefault="00CA6ECA" w:rsidP="00426054">
            <w:pPr>
              <w:rPr>
                <w:rFonts w:eastAsia="Times New Roman"/>
              </w:rPr>
            </w:pPr>
            <w:r w:rsidRPr="00CA6ECA">
              <w:rPr>
                <w:rFonts w:eastAsia="Times New Roman"/>
              </w:rPr>
              <w:t>Calibration</w:t>
            </w:r>
          </w:p>
        </w:tc>
        <w:tc>
          <w:tcPr>
            <w:tcW w:w="0" w:type="auto"/>
            <w:shd w:val="clear" w:color="auto" w:fill="auto"/>
            <w:vAlign w:val="center"/>
            <w:hideMark/>
          </w:tcPr>
          <w:p w14:paraId="59A24411" w14:textId="657F0C06" w:rsidR="00CA6ECA" w:rsidRPr="00CA6ECA" w:rsidRDefault="00AF3D9C" w:rsidP="00426054">
            <w:pPr>
              <w:jc w:val="both"/>
              <w:rPr>
                <w:rFonts w:eastAsia="Times New Roman"/>
              </w:rPr>
            </w:pPr>
            <w:r w:rsidRPr="00AF3D9C">
              <w:rPr>
                <w:rFonts w:eastAsia="Times New Roman"/>
              </w:rPr>
              <w:t>Operation that, under specified conditions, in a first step, establishes a relation between the quantity values with measurement uncertainties provided by measurement standards and corresponding indications with associated measurement uncertainties (of the calibrated instrument or secondary standard) and, in a second step, uses this information to establish a relation for obtaining a measurement result from an indication</w:t>
            </w:r>
            <w:r>
              <w:rPr>
                <w:rFonts w:eastAsia="Times New Roman"/>
              </w:rPr>
              <w:t xml:space="preserve">. </w:t>
            </w:r>
            <w:r w:rsidRPr="004C569D">
              <w:rPr>
                <w:rFonts w:eastAsia="Times New Roman"/>
                <w:i/>
              </w:rPr>
              <w:t>(</w:t>
            </w:r>
            <w:hyperlink r:id="rId23" w:history="1">
              <w:r w:rsidR="00840B90" w:rsidRPr="00840B90">
                <w:rPr>
                  <w:rStyle w:val="Hyperlink"/>
                  <w:i/>
                  <w:iCs/>
                </w:rPr>
                <w:t>JCGM 200:2008 International vocabulary of metrology</w:t>
              </w:r>
            </w:hyperlink>
            <w:r w:rsidR="00840B90" w:rsidRPr="004C569D">
              <w:rPr>
                <w:rStyle w:val="reference-text"/>
                <w:i/>
              </w:rPr>
              <w:t xml:space="preserve"> — Basic and general concepts and associated terms (VIM))</w:t>
            </w:r>
          </w:p>
        </w:tc>
      </w:tr>
      <w:tr w:rsidR="000B6F7A" w:rsidRPr="00CA6ECA" w14:paraId="4F5007DA" w14:textId="77777777" w:rsidTr="007679DE">
        <w:trPr>
          <w:trHeight w:val="20"/>
        </w:trPr>
        <w:tc>
          <w:tcPr>
            <w:tcW w:w="0" w:type="auto"/>
            <w:shd w:val="clear" w:color="auto" w:fill="auto"/>
            <w:vAlign w:val="center"/>
            <w:hideMark/>
          </w:tcPr>
          <w:p w14:paraId="23BAC23A" w14:textId="41CC1EF1" w:rsidR="00CA6ECA" w:rsidRPr="00CA6ECA" w:rsidRDefault="00CA6ECA" w:rsidP="00426054">
            <w:pPr>
              <w:rPr>
                <w:rFonts w:eastAsia="Times New Roman"/>
              </w:rPr>
            </w:pPr>
            <w:r w:rsidRPr="00CA6ECA">
              <w:rPr>
                <w:rFonts w:eastAsia="Times New Roman"/>
              </w:rPr>
              <w:t xml:space="preserve">Concept </w:t>
            </w:r>
            <w:r w:rsidR="00840B90">
              <w:rPr>
                <w:rFonts w:eastAsia="Times New Roman"/>
              </w:rPr>
              <w:t>Identifier (</w:t>
            </w:r>
            <w:r w:rsidRPr="00CA6ECA">
              <w:rPr>
                <w:rFonts w:eastAsia="Times New Roman"/>
              </w:rPr>
              <w:t>ID</w:t>
            </w:r>
            <w:r w:rsidR="00840B90">
              <w:rPr>
                <w:rFonts w:eastAsia="Times New Roman"/>
              </w:rPr>
              <w:t>)</w:t>
            </w:r>
          </w:p>
        </w:tc>
        <w:tc>
          <w:tcPr>
            <w:tcW w:w="0" w:type="auto"/>
            <w:shd w:val="clear" w:color="auto" w:fill="auto"/>
            <w:vAlign w:val="center"/>
            <w:hideMark/>
          </w:tcPr>
          <w:p w14:paraId="4EB9F746" w14:textId="4AD8882F" w:rsidR="00CA6ECA" w:rsidRPr="00CA6ECA" w:rsidRDefault="00840B90" w:rsidP="00426054">
            <w:pPr>
              <w:rPr>
                <w:rFonts w:eastAsia="Times New Roman"/>
              </w:rPr>
            </w:pPr>
            <w:r w:rsidRPr="00840B90">
              <w:rPr>
                <w:rFonts w:eastAsia="Times New Roman"/>
              </w:rPr>
              <w:t>A</w:t>
            </w:r>
            <w:r>
              <w:rPr>
                <w:rFonts w:eastAsia="Times New Roman"/>
              </w:rPr>
              <w:t>n</w:t>
            </w:r>
            <w:r w:rsidRPr="00840B90">
              <w:rPr>
                <w:rFonts w:eastAsia="Times New Roman"/>
              </w:rPr>
              <w:t xml:space="preserve"> Identifier that uniquely identifies a Concept</w:t>
            </w:r>
            <w:r w:rsidR="00E176C0">
              <w:rPr>
                <w:rFonts w:eastAsia="Times New Roman"/>
              </w:rPr>
              <w:t>.</w:t>
            </w:r>
          </w:p>
        </w:tc>
      </w:tr>
      <w:tr w:rsidR="000B6F7A" w:rsidRPr="00CA6ECA" w14:paraId="7172F2C3" w14:textId="77777777" w:rsidTr="007679DE">
        <w:trPr>
          <w:trHeight w:val="20"/>
        </w:trPr>
        <w:tc>
          <w:tcPr>
            <w:tcW w:w="0" w:type="auto"/>
            <w:shd w:val="clear" w:color="auto" w:fill="auto"/>
            <w:vAlign w:val="center"/>
            <w:hideMark/>
          </w:tcPr>
          <w:p w14:paraId="4C4A24B7" w14:textId="10371D98" w:rsidR="00CA6ECA" w:rsidRPr="00CA6ECA" w:rsidRDefault="00CA6ECA" w:rsidP="00426054">
            <w:pPr>
              <w:rPr>
                <w:rFonts w:eastAsia="Times New Roman"/>
              </w:rPr>
            </w:pPr>
            <w:r w:rsidRPr="00CA6ECA">
              <w:rPr>
                <w:rFonts w:eastAsia="Times New Roman"/>
              </w:rPr>
              <w:t>Concept</w:t>
            </w:r>
          </w:p>
        </w:tc>
        <w:tc>
          <w:tcPr>
            <w:tcW w:w="0" w:type="auto"/>
            <w:shd w:val="clear" w:color="auto" w:fill="auto"/>
            <w:vAlign w:val="center"/>
            <w:hideMark/>
          </w:tcPr>
          <w:p w14:paraId="536F573F" w14:textId="2D76F742" w:rsidR="00CA6ECA" w:rsidRPr="00CA6ECA" w:rsidRDefault="00263B0D" w:rsidP="00426054">
            <w:pPr>
              <w:jc w:val="both"/>
              <w:rPr>
                <w:rFonts w:eastAsia="Times New Roman"/>
              </w:rPr>
            </w:pPr>
            <w:r>
              <w:rPr>
                <w:rFonts w:eastAsia="Times New Roman"/>
              </w:rPr>
              <w:t>R</w:t>
            </w:r>
            <w:r w:rsidRPr="00263B0D">
              <w:rPr>
                <w:rFonts w:eastAsia="Times New Roman"/>
              </w:rPr>
              <w:t>epresents a set or class of entities or things within a domain</w:t>
            </w:r>
            <w:r>
              <w:rPr>
                <w:rFonts w:eastAsia="Times New Roman"/>
              </w:rPr>
              <w:t>. Also called concept name.</w:t>
            </w:r>
          </w:p>
        </w:tc>
      </w:tr>
      <w:tr w:rsidR="000B6F7A" w:rsidRPr="00CA6ECA" w14:paraId="1F118B84" w14:textId="77777777" w:rsidTr="007679DE">
        <w:trPr>
          <w:trHeight w:val="20"/>
        </w:trPr>
        <w:tc>
          <w:tcPr>
            <w:tcW w:w="0" w:type="auto"/>
            <w:shd w:val="clear" w:color="auto" w:fill="auto"/>
            <w:vAlign w:val="center"/>
            <w:hideMark/>
          </w:tcPr>
          <w:p w14:paraId="61D80BBD" w14:textId="7EF39521" w:rsidR="00CA6ECA" w:rsidRPr="00CA6ECA" w:rsidRDefault="00CA6ECA" w:rsidP="00426054">
            <w:pPr>
              <w:rPr>
                <w:rFonts w:eastAsia="Times New Roman"/>
              </w:rPr>
            </w:pPr>
            <w:r w:rsidRPr="00CA6ECA">
              <w:rPr>
                <w:rFonts w:eastAsia="Times New Roman"/>
              </w:rPr>
              <w:t>Namespace</w:t>
            </w:r>
          </w:p>
        </w:tc>
        <w:tc>
          <w:tcPr>
            <w:tcW w:w="0" w:type="auto"/>
            <w:shd w:val="clear" w:color="auto" w:fill="auto"/>
            <w:vAlign w:val="center"/>
            <w:hideMark/>
          </w:tcPr>
          <w:p w14:paraId="384736E4" w14:textId="01364D74" w:rsidR="00CA6ECA" w:rsidRPr="00CA6ECA" w:rsidRDefault="003200E2" w:rsidP="00426054">
            <w:pPr>
              <w:jc w:val="both"/>
              <w:rPr>
                <w:rFonts w:eastAsia="Times New Roman"/>
              </w:rPr>
            </w:pPr>
            <w:r>
              <w:rPr>
                <w:rFonts w:eastAsia="Times New Roman"/>
              </w:rPr>
              <w:t>A</w:t>
            </w:r>
            <w:r w:rsidRPr="003200E2">
              <w:rPr>
                <w:rFonts w:eastAsia="Times New Roman"/>
              </w:rPr>
              <w:t xml:space="preserve">n abstract container to hold a logical grouping of unique </w:t>
            </w:r>
            <w:r w:rsidR="004C569D">
              <w:rPr>
                <w:rFonts w:eastAsia="Times New Roman"/>
              </w:rPr>
              <w:t xml:space="preserve">concepts or </w:t>
            </w:r>
            <w:r w:rsidRPr="003200E2">
              <w:rPr>
                <w:rFonts w:eastAsia="Times New Roman"/>
              </w:rPr>
              <w:t>identifiers</w:t>
            </w:r>
            <w:r w:rsidR="004C569D">
              <w:rPr>
                <w:rFonts w:eastAsia="Times New Roman"/>
              </w:rPr>
              <w:t>.</w:t>
            </w:r>
          </w:p>
        </w:tc>
      </w:tr>
      <w:tr w:rsidR="000B6F7A" w:rsidRPr="00CA6ECA" w14:paraId="3F81EB38" w14:textId="77777777" w:rsidTr="007679DE">
        <w:trPr>
          <w:trHeight w:val="20"/>
        </w:trPr>
        <w:tc>
          <w:tcPr>
            <w:tcW w:w="0" w:type="auto"/>
            <w:shd w:val="clear" w:color="auto" w:fill="auto"/>
            <w:vAlign w:val="center"/>
            <w:hideMark/>
          </w:tcPr>
          <w:p w14:paraId="48E8F449" w14:textId="77777777" w:rsidR="00CA6ECA" w:rsidRPr="00CA6ECA" w:rsidRDefault="00CA6ECA" w:rsidP="00426054">
            <w:pPr>
              <w:rPr>
                <w:rFonts w:eastAsia="Times New Roman"/>
              </w:rPr>
            </w:pPr>
            <w:r w:rsidRPr="00CA6ECA">
              <w:rPr>
                <w:rFonts w:eastAsia="Times New Roman"/>
              </w:rPr>
              <w:t>Data</w:t>
            </w:r>
          </w:p>
        </w:tc>
        <w:tc>
          <w:tcPr>
            <w:tcW w:w="0" w:type="auto"/>
            <w:shd w:val="clear" w:color="auto" w:fill="auto"/>
            <w:vAlign w:val="center"/>
            <w:hideMark/>
          </w:tcPr>
          <w:p w14:paraId="2BF05F39" w14:textId="74B09355" w:rsidR="00CA6ECA" w:rsidRPr="00CA6ECA" w:rsidRDefault="00866E1F" w:rsidP="00426054">
            <w:pPr>
              <w:rPr>
                <w:rFonts w:eastAsia="Times New Roman"/>
              </w:rPr>
            </w:pPr>
            <w:r>
              <w:rPr>
                <w:rFonts w:eastAsia="Times New Roman"/>
              </w:rPr>
              <w:t xml:space="preserve">In this specifications data refers to all </w:t>
            </w:r>
            <w:r w:rsidR="00171DD0">
              <w:rPr>
                <w:rFonts w:eastAsia="Times New Roman"/>
              </w:rPr>
              <w:t>measurement values</w:t>
            </w:r>
            <w:r w:rsidR="001D450C">
              <w:rPr>
                <w:rFonts w:eastAsia="Times New Roman"/>
              </w:rPr>
              <w:t>.</w:t>
            </w:r>
          </w:p>
        </w:tc>
      </w:tr>
      <w:tr w:rsidR="000B6F7A" w:rsidRPr="00CA6ECA" w14:paraId="1A9B7B6C" w14:textId="77777777" w:rsidTr="007679DE">
        <w:trPr>
          <w:trHeight w:val="20"/>
        </w:trPr>
        <w:tc>
          <w:tcPr>
            <w:tcW w:w="0" w:type="auto"/>
            <w:shd w:val="clear" w:color="auto" w:fill="auto"/>
            <w:vAlign w:val="center"/>
            <w:hideMark/>
          </w:tcPr>
          <w:p w14:paraId="76299131" w14:textId="77777777" w:rsidR="00CA6ECA" w:rsidRPr="00CA6ECA" w:rsidRDefault="00CA6ECA" w:rsidP="00426054">
            <w:pPr>
              <w:rPr>
                <w:rFonts w:eastAsia="Times New Roman"/>
              </w:rPr>
            </w:pPr>
            <w:r w:rsidRPr="00CA6ECA">
              <w:rPr>
                <w:rFonts w:eastAsia="Times New Roman"/>
              </w:rPr>
              <w:lastRenderedPageBreak/>
              <w:t>Deployment</w:t>
            </w:r>
          </w:p>
        </w:tc>
        <w:tc>
          <w:tcPr>
            <w:tcW w:w="0" w:type="auto"/>
            <w:shd w:val="clear" w:color="auto" w:fill="auto"/>
            <w:vAlign w:val="center"/>
            <w:hideMark/>
          </w:tcPr>
          <w:p w14:paraId="33B3FA70" w14:textId="35111F70" w:rsidR="00CA6ECA" w:rsidRPr="00CA6ECA" w:rsidRDefault="00CA6ECA" w:rsidP="00426054">
            <w:pPr>
              <w:rPr>
                <w:rFonts w:eastAsia="Times New Roman"/>
              </w:rPr>
            </w:pPr>
            <w:r w:rsidRPr="00CA6ECA">
              <w:rPr>
                <w:rFonts w:eastAsia="Times New Roman"/>
              </w:rPr>
              <w:t>The event that the physical instrument is utilized and brought to effective action.</w:t>
            </w:r>
          </w:p>
        </w:tc>
      </w:tr>
      <w:tr w:rsidR="000B6F7A" w:rsidRPr="00CA6ECA" w14:paraId="5CF1CCE4" w14:textId="77777777" w:rsidTr="007679DE">
        <w:trPr>
          <w:trHeight w:val="20"/>
        </w:trPr>
        <w:tc>
          <w:tcPr>
            <w:tcW w:w="0" w:type="auto"/>
            <w:shd w:val="clear" w:color="auto" w:fill="auto"/>
            <w:vAlign w:val="center"/>
            <w:hideMark/>
          </w:tcPr>
          <w:p w14:paraId="59DAA4D1" w14:textId="77777777" w:rsidR="00CA6ECA" w:rsidRPr="00CA6ECA" w:rsidRDefault="00CA6ECA" w:rsidP="00426054">
            <w:pPr>
              <w:rPr>
                <w:rFonts w:eastAsia="Times New Roman"/>
              </w:rPr>
            </w:pPr>
            <w:r w:rsidRPr="00CA6ECA">
              <w:rPr>
                <w:rFonts w:eastAsia="Times New Roman"/>
              </w:rPr>
              <w:t>Device</w:t>
            </w:r>
          </w:p>
        </w:tc>
        <w:tc>
          <w:tcPr>
            <w:tcW w:w="0" w:type="auto"/>
            <w:shd w:val="clear" w:color="auto" w:fill="auto"/>
            <w:vAlign w:val="center"/>
            <w:hideMark/>
          </w:tcPr>
          <w:p w14:paraId="33F1C3D0" w14:textId="5330286A" w:rsidR="00CA6ECA" w:rsidRPr="00CA6ECA" w:rsidRDefault="00EE3DBF" w:rsidP="00426054">
            <w:pPr>
              <w:jc w:val="both"/>
              <w:rPr>
                <w:rFonts w:eastAsia="Times New Roman"/>
              </w:rPr>
            </w:pPr>
            <w:r w:rsidRPr="00CA6ECA">
              <w:rPr>
                <w:rFonts w:eastAsia="Times New Roman"/>
              </w:rPr>
              <w:t xml:space="preserve">A </w:t>
            </w:r>
            <w:r>
              <w:rPr>
                <w:rFonts w:eastAsia="Times New Roman"/>
              </w:rPr>
              <w:t xml:space="preserve">composite set of one or more </w:t>
            </w:r>
            <w:r w:rsidRPr="00CA6ECA">
              <w:rPr>
                <w:rFonts w:eastAsia="Times New Roman"/>
              </w:rPr>
              <w:t>sensor</w:t>
            </w:r>
            <w:r>
              <w:rPr>
                <w:rFonts w:eastAsia="Times New Roman"/>
              </w:rPr>
              <w:t>s</w:t>
            </w:r>
            <w:r w:rsidRPr="00CA6ECA">
              <w:rPr>
                <w:rFonts w:eastAsia="Times New Roman"/>
              </w:rPr>
              <w:t xml:space="preserve"> </w:t>
            </w:r>
            <w:r>
              <w:rPr>
                <w:rFonts w:eastAsia="Times New Roman"/>
              </w:rPr>
              <w:t>each of which</w:t>
            </w:r>
            <w:r w:rsidRPr="00CA6ECA">
              <w:rPr>
                <w:rFonts w:eastAsia="Times New Roman"/>
              </w:rPr>
              <w:t xml:space="preserve"> capture</w:t>
            </w:r>
            <w:r>
              <w:rPr>
                <w:rFonts w:eastAsia="Times New Roman"/>
              </w:rPr>
              <w:t>s</w:t>
            </w:r>
            <w:r w:rsidRPr="00CA6ECA">
              <w:rPr>
                <w:rFonts w:eastAsia="Times New Roman"/>
              </w:rPr>
              <w:t xml:space="preserve"> a specific measurement</w:t>
            </w:r>
            <w:r>
              <w:rPr>
                <w:rFonts w:eastAsia="Times New Roman"/>
              </w:rPr>
              <w:t xml:space="preserve">. </w:t>
            </w:r>
            <w:r w:rsidR="00F72794">
              <w:rPr>
                <w:rFonts w:eastAsia="Times New Roman"/>
              </w:rPr>
              <w:t xml:space="preserve"> Used interchangeably with instrument.</w:t>
            </w:r>
            <w:r w:rsidR="00CA6ECA" w:rsidRPr="00CA6ECA">
              <w:rPr>
                <w:rFonts w:eastAsia="Times New Roman"/>
              </w:rPr>
              <w:t> </w:t>
            </w:r>
          </w:p>
        </w:tc>
      </w:tr>
      <w:tr w:rsidR="000B6F7A" w:rsidRPr="00CA6ECA" w14:paraId="6D4727A3" w14:textId="77777777" w:rsidTr="007679DE">
        <w:trPr>
          <w:trHeight w:val="20"/>
        </w:trPr>
        <w:tc>
          <w:tcPr>
            <w:tcW w:w="0" w:type="auto"/>
            <w:shd w:val="clear" w:color="auto" w:fill="auto"/>
            <w:vAlign w:val="center"/>
            <w:hideMark/>
          </w:tcPr>
          <w:p w14:paraId="434E27DC" w14:textId="77777777" w:rsidR="00CA6ECA" w:rsidRPr="00CA6ECA" w:rsidRDefault="00CA6ECA" w:rsidP="00426054">
            <w:pPr>
              <w:rPr>
                <w:rFonts w:eastAsia="Times New Roman"/>
              </w:rPr>
            </w:pPr>
            <w:r w:rsidRPr="00CA6ECA">
              <w:rPr>
                <w:rFonts w:eastAsia="Times New Roman"/>
              </w:rPr>
              <w:t>Graph Database</w:t>
            </w:r>
          </w:p>
        </w:tc>
        <w:tc>
          <w:tcPr>
            <w:tcW w:w="0" w:type="auto"/>
            <w:shd w:val="clear" w:color="auto" w:fill="auto"/>
            <w:vAlign w:val="center"/>
            <w:hideMark/>
          </w:tcPr>
          <w:p w14:paraId="285C0561" w14:textId="6CEFD364" w:rsidR="00CA6ECA" w:rsidRPr="00CA6ECA" w:rsidRDefault="00462AB1" w:rsidP="00426054">
            <w:pPr>
              <w:jc w:val="both"/>
              <w:rPr>
                <w:rFonts w:eastAsia="Times New Roman"/>
              </w:rPr>
            </w:pPr>
            <w:r>
              <w:rPr>
                <w:rFonts w:eastAsia="Times New Roman"/>
              </w:rPr>
              <w:t>A</w:t>
            </w:r>
            <w:r w:rsidRPr="00462AB1">
              <w:rPr>
                <w:rFonts w:eastAsia="Times New Roman"/>
              </w:rPr>
              <w:t xml:space="preserve"> database that uses graph structures </w:t>
            </w:r>
            <w:r>
              <w:rPr>
                <w:rFonts w:eastAsia="Times New Roman"/>
              </w:rPr>
              <w:t>of</w:t>
            </w:r>
            <w:r w:rsidRPr="00462AB1">
              <w:rPr>
                <w:rFonts w:eastAsia="Times New Roman"/>
              </w:rPr>
              <w:t xml:space="preserve"> nodes, edges and properties to represent and store data.</w:t>
            </w:r>
          </w:p>
        </w:tc>
      </w:tr>
      <w:tr w:rsidR="000B6F7A" w:rsidRPr="00CA6ECA" w14:paraId="5240DE55" w14:textId="77777777" w:rsidTr="007679DE">
        <w:trPr>
          <w:trHeight w:val="20"/>
        </w:trPr>
        <w:tc>
          <w:tcPr>
            <w:tcW w:w="0" w:type="auto"/>
            <w:shd w:val="clear" w:color="auto" w:fill="auto"/>
            <w:vAlign w:val="center"/>
            <w:hideMark/>
          </w:tcPr>
          <w:p w14:paraId="5DC88A67" w14:textId="77777777" w:rsidR="00CA6ECA" w:rsidRPr="00CA6ECA" w:rsidRDefault="00CA6ECA" w:rsidP="00426054">
            <w:pPr>
              <w:rPr>
                <w:rFonts w:eastAsia="Times New Roman"/>
              </w:rPr>
            </w:pPr>
            <w:r w:rsidRPr="00CA6ECA">
              <w:rPr>
                <w:rFonts w:eastAsia="Times New Roman"/>
              </w:rPr>
              <w:t>Instrument</w:t>
            </w:r>
          </w:p>
        </w:tc>
        <w:tc>
          <w:tcPr>
            <w:tcW w:w="0" w:type="auto"/>
            <w:shd w:val="clear" w:color="auto" w:fill="auto"/>
            <w:vAlign w:val="center"/>
            <w:hideMark/>
          </w:tcPr>
          <w:p w14:paraId="71728AB9" w14:textId="412D9614" w:rsidR="00CA6ECA" w:rsidRPr="00CA6ECA" w:rsidRDefault="00F1160D" w:rsidP="003530B6">
            <w:pPr>
              <w:jc w:val="both"/>
              <w:rPr>
                <w:rFonts w:eastAsia="Times New Roman"/>
              </w:rPr>
            </w:pPr>
            <w:r w:rsidRPr="00CA6ECA">
              <w:rPr>
                <w:rFonts w:eastAsia="Times New Roman"/>
              </w:rPr>
              <w:t xml:space="preserve">A </w:t>
            </w:r>
            <w:r w:rsidR="008A3408">
              <w:rPr>
                <w:rFonts w:eastAsia="Times New Roman"/>
              </w:rPr>
              <w:t xml:space="preserve">composite set of one or more </w:t>
            </w:r>
            <w:r w:rsidRPr="00CA6ECA">
              <w:rPr>
                <w:rFonts w:eastAsia="Times New Roman"/>
              </w:rPr>
              <w:t>sensor</w:t>
            </w:r>
            <w:r w:rsidR="008A3408">
              <w:rPr>
                <w:rFonts w:eastAsia="Times New Roman"/>
              </w:rPr>
              <w:t>s</w:t>
            </w:r>
            <w:r w:rsidRPr="00CA6ECA">
              <w:rPr>
                <w:rFonts w:eastAsia="Times New Roman"/>
              </w:rPr>
              <w:t xml:space="preserve"> </w:t>
            </w:r>
            <w:r w:rsidR="008A3408">
              <w:rPr>
                <w:rFonts w:eastAsia="Times New Roman"/>
              </w:rPr>
              <w:t>each of which</w:t>
            </w:r>
            <w:r w:rsidRPr="00CA6ECA">
              <w:rPr>
                <w:rFonts w:eastAsia="Times New Roman"/>
              </w:rPr>
              <w:t xml:space="preserve"> capture</w:t>
            </w:r>
            <w:r w:rsidR="008A3408">
              <w:rPr>
                <w:rFonts w:eastAsia="Times New Roman"/>
              </w:rPr>
              <w:t>s</w:t>
            </w:r>
            <w:r w:rsidRPr="00CA6ECA">
              <w:rPr>
                <w:rFonts w:eastAsia="Times New Roman"/>
              </w:rPr>
              <w:t xml:space="preserve"> a specific measurement</w:t>
            </w:r>
            <w:r>
              <w:rPr>
                <w:rFonts w:eastAsia="Times New Roman"/>
              </w:rPr>
              <w:t>. Used interchangeably with instrument and monitor.</w:t>
            </w:r>
            <w:r w:rsidRPr="00CA6ECA">
              <w:rPr>
                <w:rFonts w:eastAsia="Times New Roman"/>
              </w:rPr>
              <w:t> </w:t>
            </w:r>
          </w:p>
        </w:tc>
      </w:tr>
      <w:tr w:rsidR="000B6F7A" w:rsidRPr="00CA6ECA" w14:paraId="3D939857" w14:textId="77777777" w:rsidTr="007679DE">
        <w:trPr>
          <w:trHeight w:val="20"/>
        </w:trPr>
        <w:tc>
          <w:tcPr>
            <w:tcW w:w="0" w:type="auto"/>
            <w:shd w:val="clear" w:color="auto" w:fill="auto"/>
            <w:vAlign w:val="center"/>
            <w:hideMark/>
          </w:tcPr>
          <w:p w14:paraId="1D9E37ED" w14:textId="77777777" w:rsidR="00CA6ECA" w:rsidRPr="00CA6ECA" w:rsidRDefault="00CA6ECA" w:rsidP="00426054">
            <w:pPr>
              <w:rPr>
                <w:rFonts w:eastAsia="Times New Roman"/>
              </w:rPr>
            </w:pPr>
            <w:r w:rsidRPr="00CA6ECA">
              <w:rPr>
                <w:rFonts w:eastAsia="Times New Roman"/>
              </w:rPr>
              <w:t>Metadata</w:t>
            </w:r>
          </w:p>
        </w:tc>
        <w:tc>
          <w:tcPr>
            <w:tcW w:w="0" w:type="auto"/>
            <w:shd w:val="clear" w:color="auto" w:fill="auto"/>
            <w:vAlign w:val="center"/>
            <w:hideMark/>
          </w:tcPr>
          <w:p w14:paraId="59D438CB" w14:textId="464F5E2B" w:rsidR="00CA6ECA" w:rsidRPr="00CA6ECA" w:rsidRDefault="00462AB1" w:rsidP="00426054">
            <w:pPr>
              <w:jc w:val="both"/>
              <w:rPr>
                <w:rFonts w:eastAsia="Times New Roman"/>
              </w:rPr>
            </w:pPr>
            <w:r>
              <w:rPr>
                <w:rFonts w:eastAsia="Times New Roman"/>
              </w:rPr>
              <w:t>I</w:t>
            </w:r>
            <w:r w:rsidRPr="00462AB1">
              <w:rPr>
                <w:rFonts w:eastAsia="Times New Roman"/>
              </w:rPr>
              <w:t xml:space="preserve">nformation that provides </w:t>
            </w:r>
            <w:r w:rsidR="00F76682">
              <w:rPr>
                <w:rFonts w:eastAsia="Times New Roman"/>
              </w:rPr>
              <w:t>describes measured d</w:t>
            </w:r>
            <w:r w:rsidRPr="00462AB1">
              <w:rPr>
                <w:rFonts w:eastAsia="Times New Roman"/>
              </w:rPr>
              <w:t>ata</w:t>
            </w:r>
            <w:r w:rsidR="00F76682">
              <w:rPr>
                <w:rFonts w:eastAsia="Times New Roman"/>
              </w:rPr>
              <w:t xml:space="preserve"> from sensors, the deployment of sensors, and the sensors itself</w:t>
            </w:r>
          </w:p>
        </w:tc>
      </w:tr>
      <w:tr w:rsidR="000B6F7A" w:rsidRPr="00CA6ECA" w14:paraId="60F09156" w14:textId="77777777" w:rsidTr="007679DE">
        <w:trPr>
          <w:trHeight w:val="20"/>
        </w:trPr>
        <w:tc>
          <w:tcPr>
            <w:tcW w:w="0" w:type="auto"/>
            <w:shd w:val="clear" w:color="auto" w:fill="auto"/>
            <w:vAlign w:val="center"/>
            <w:hideMark/>
          </w:tcPr>
          <w:p w14:paraId="62481E37" w14:textId="77777777" w:rsidR="00CA6ECA" w:rsidRPr="00CA6ECA" w:rsidRDefault="00CA6ECA" w:rsidP="00426054">
            <w:pPr>
              <w:rPr>
                <w:rFonts w:eastAsia="Times New Roman"/>
              </w:rPr>
            </w:pPr>
            <w:r w:rsidRPr="00CA6ECA">
              <w:rPr>
                <w:rFonts w:eastAsia="Times New Roman"/>
              </w:rPr>
              <w:t>Metadata Repository</w:t>
            </w:r>
          </w:p>
        </w:tc>
        <w:tc>
          <w:tcPr>
            <w:tcW w:w="0" w:type="auto"/>
            <w:shd w:val="clear" w:color="auto" w:fill="auto"/>
            <w:vAlign w:val="center"/>
            <w:hideMark/>
          </w:tcPr>
          <w:p w14:paraId="03BC114E" w14:textId="0CE3541C" w:rsidR="00CA6ECA" w:rsidRPr="00CA6ECA" w:rsidRDefault="00F76682" w:rsidP="00426054">
            <w:pPr>
              <w:rPr>
                <w:rFonts w:eastAsia="Times New Roman"/>
              </w:rPr>
            </w:pPr>
            <w:r>
              <w:rPr>
                <w:rFonts w:eastAsia="Times New Roman"/>
              </w:rPr>
              <w:t>A store for metadata that can be leveraged in computational platforms.</w:t>
            </w:r>
          </w:p>
        </w:tc>
      </w:tr>
      <w:tr w:rsidR="000B6F7A" w:rsidRPr="00CA6ECA" w14:paraId="5E88C115" w14:textId="77777777" w:rsidTr="007679DE">
        <w:trPr>
          <w:trHeight w:val="20"/>
        </w:trPr>
        <w:tc>
          <w:tcPr>
            <w:tcW w:w="0" w:type="auto"/>
            <w:shd w:val="clear" w:color="auto" w:fill="auto"/>
            <w:vAlign w:val="center"/>
            <w:hideMark/>
          </w:tcPr>
          <w:p w14:paraId="08046C55" w14:textId="77777777" w:rsidR="00CA6ECA" w:rsidRPr="00CA6ECA" w:rsidRDefault="00CA6ECA" w:rsidP="00426054">
            <w:pPr>
              <w:rPr>
                <w:rFonts w:eastAsia="Times New Roman"/>
              </w:rPr>
            </w:pPr>
            <w:r w:rsidRPr="00CA6ECA">
              <w:rPr>
                <w:rFonts w:eastAsia="Times New Roman"/>
              </w:rPr>
              <w:t>Relational Database</w:t>
            </w:r>
          </w:p>
        </w:tc>
        <w:tc>
          <w:tcPr>
            <w:tcW w:w="0" w:type="auto"/>
            <w:shd w:val="clear" w:color="auto" w:fill="auto"/>
            <w:vAlign w:val="center"/>
            <w:hideMark/>
          </w:tcPr>
          <w:p w14:paraId="2CBCB56C" w14:textId="6DDC6B9D" w:rsidR="00CA6ECA" w:rsidRPr="00CA6ECA" w:rsidRDefault="0046488F" w:rsidP="00426054">
            <w:pPr>
              <w:rPr>
                <w:rFonts w:eastAsia="Times New Roman"/>
              </w:rPr>
            </w:pPr>
            <w:r>
              <w:rPr>
                <w:rFonts w:eastAsia="Times New Roman"/>
              </w:rPr>
              <w:t>A</w:t>
            </w:r>
            <w:r w:rsidRPr="0046488F">
              <w:rPr>
                <w:rFonts w:eastAsia="Times New Roman"/>
              </w:rPr>
              <w:t xml:space="preserve"> digital database whose organization is based on the relational model of data</w:t>
            </w:r>
          </w:p>
        </w:tc>
      </w:tr>
      <w:tr w:rsidR="000B6F7A" w:rsidRPr="00CA6ECA" w14:paraId="729B6DA3" w14:textId="77777777" w:rsidTr="007679DE">
        <w:trPr>
          <w:trHeight w:val="20"/>
        </w:trPr>
        <w:tc>
          <w:tcPr>
            <w:tcW w:w="0" w:type="auto"/>
            <w:shd w:val="clear" w:color="auto" w:fill="auto"/>
            <w:vAlign w:val="center"/>
            <w:hideMark/>
          </w:tcPr>
          <w:p w14:paraId="3F641C18" w14:textId="77777777" w:rsidR="00CA6ECA" w:rsidRPr="00CA6ECA" w:rsidRDefault="00CA6ECA" w:rsidP="00426054">
            <w:pPr>
              <w:rPr>
                <w:rFonts w:eastAsia="Times New Roman"/>
              </w:rPr>
            </w:pPr>
            <w:r w:rsidRPr="00CA6ECA">
              <w:rPr>
                <w:rFonts w:eastAsia="Times New Roman"/>
              </w:rPr>
              <w:t>Sensor</w:t>
            </w:r>
          </w:p>
        </w:tc>
        <w:tc>
          <w:tcPr>
            <w:tcW w:w="0" w:type="auto"/>
            <w:shd w:val="clear" w:color="auto" w:fill="auto"/>
            <w:vAlign w:val="center"/>
            <w:hideMark/>
          </w:tcPr>
          <w:p w14:paraId="7E9699E9" w14:textId="081E7DA8" w:rsidR="00CA6ECA" w:rsidRPr="00CA6ECA" w:rsidRDefault="00CA6ECA" w:rsidP="003530B6">
            <w:pPr>
              <w:jc w:val="both"/>
              <w:rPr>
                <w:rFonts w:eastAsia="Times New Roman"/>
              </w:rPr>
            </w:pPr>
            <w:r w:rsidRPr="00CA6ECA">
              <w:rPr>
                <w:rFonts w:eastAsia="Times New Roman"/>
              </w:rPr>
              <w:t xml:space="preserve">A </w:t>
            </w:r>
            <w:r w:rsidR="0046488F">
              <w:rPr>
                <w:rFonts w:eastAsia="Times New Roman"/>
              </w:rPr>
              <w:t xml:space="preserve">thing </w:t>
            </w:r>
            <w:r w:rsidR="000B6F7A">
              <w:rPr>
                <w:rFonts w:eastAsia="Times New Roman"/>
              </w:rPr>
              <w:t xml:space="preserve">that is capable of making </w:t>
            </w:r>
            <w:r w:rsidR="00335699">
              <w:rPr>
                <w:rFonts w:eastAsia="Times New Roman"/>
              </w:rPr>
              <w:t>a specific</w:t>
            </w:r>
            <w:r w:rsidR="000B6F7A">
              <w:rPr>
                <w:rFonts w:eastAsia="Times New Roman"/>
              </w:rPr>
              <w:t xml:space="preserve"> </w:t>
            </w:r>
            <w:r w:rsidR="00F147A8">
              <w:rPr>
                <w:rFonts w:eastAsia="Times New Roman"/>
              </w:rPr>
              <w:t xml:space="preserve">observation or </w:t>
            </w:r>
            <w:r w:rsidR="000B6F7A">
              <w:rPr>
                <w:rFonts w:eastAsia="Times New Roman"/>
              </w:rPr>
              <w:t xml:space="preserve">measurements </w:t>
            </w:r>
            <w:r w:rsidR="00F147A8">
              <w:rPr>
                <w:rFonts w:eastAsia="Times New Roman"/>
              </w:rPr>
              <w:t xml:space="preserve">of the real world </w:t>
            </w:r>
            <w:r w:rsidR="000B6F7A">
              <w:rPr>
                <w:rFonts w:eastAsia="Times New Roman"/>
              </w:rPr>
              <w:t xml:space="preserve">and </w:t>
            </w:r>
            <w:r w:rsidRPr="00CA6ECA">
              <w:rPr>
                <w:rFonts w:eastAsia="Times New Roman"/>
              </w:rPr>
              <w:t>contain</w:t>
            </w:r>
            <w:r w:rsidR="000B6F7A">
              <w:rPr>
                <w:rFonts w:eastAsia="Times New Roman"/>
              </w:rPr>
              <w:t>s</w:t>
            </w:r>
            <w:r w:rsidRPr="00CA6ECA">
              <w:rPr>
                <w:rFonts w:eastAsia="Times New Roman"/>
              </w:rPr>
              <w:t xml:space="preserve"> one or more instruments.</w:t>
            </w:r>
          </w:p>
        </w:tc>
      </w:tr>
      <w:tr w:rsidR="000B6F7A" w:rsidRPr="00CA6ECA" w14:paraId="7986016F" w14:textId="77777777" w:rsidTr="007679DE">
        <w:trPr>
          <w:trHeight w:val="20"/>
        </w:trPr>
        <w:tc>
          <w:tcPr>
            <w:tcW w:w="0" w:type="auto"/>
            <w:shd w:val="clear" w:color="auto" w:fill="auto"/>
            <w:vAlign w:val="center"/>
            <w:hideMark/>
          </w:tcPr>
          <w:p w14:paraId="4FC9F8EE" w14:textId="77777777" w:rsidR="00CA6ECA" w:rsidRPr="00CA6ECA" w:rsidRDefault="00CA6ECA" w:rsidP="00426054">
            <w:pPr>
              <w:rPr>
                <w:rFonts w:eastAsia="Times New Roman"/>
              </w:rPr>
            </w:pPr>
            <w:r w:rsidRPr="00CA6ECA">
              <w:rPr>
                <w:rFonts w:eastAsia="Times New Roman"/>
              </w:rPr>
              <w:t>Species</w:t>
            </w:r>
          </w:p>
        </w:tc>
        <w:tc>
          <w:tcPr>
            <w:tcW w:w="0" w:type="auto"/>
            <w:shd w:val="clear" w:color="auto" w:fill="auto"/>
            <w:vAlign w:val="center"/>
            <w:hideMark/>
          </w:tcPr>
          <w:p w14:paraId="125F9FE6" w14:textId="14C75473" w:rsidR="00CA6ECA" w:rsidRPr="00CA6ECA" w:rsidRDefault="00F147A8" w:rsidP="00426054">
            <w:pPr>
              <w:rPr>
                <w:rFonts w:eastAsia="Times New Roman"/>
              </w:rPr>
            </w:pPr>
            <w:r>
              <w:rPr>
                <w:rFonts w:eastAsia="Times New Roman"/>
              </w:rPr>
              <w:t>An entity that is subject to measurement.</w:t>
            </w:r>
          </w:p>
        </w:tc>
      </w:tr>
      <w:tr w:rsidR="000B6F7A" w:rsidRPr="00CA6ECA" w14:paraId="3E912625" w14:textId="77777777" w:rsidTr="007679DE">
        <w:trPr>
          <w:trHeight w:val="20"/>
        </w:trPr>
        <w:tc>
          <w:tcPr>
            <w:tcW w:w="0" w:type="auto"/>
            <w:shd w:val="clear" w:color="auto" w:fill="auto"/>
            <w:vAlign w:val="center"/>
            <w:hideMark/>
          </w:tcPr>
          <w:p w14:paraId="24F1F916" w14:textId="77777777" w:rsidR="00CA6ECA" w:rsidRPr="00CA6ECA" w:rsidRDefault="00CA6ECA" w:rsidP="00426054">
            <w:pPr>
              <w:rPr>
                <w:rFonts w:eastAsia="Times New Roman"/>
              </w:rPr>
            </w:pPr>
            <w:r w:rsidRPr="00CA6ECA">
              <w:rPr>
                <w:rFonts w:eastAsia="Times New Roman"/>
              </w:rPr>
              <w:t>Validation</w:t>
            </w:r>
          </w:p>
        </w:tc>
        <w:tc>
          <w:tcPr>
            <w:tcW w:w="0" w:type="auto"/>
            <w:shd w:val="clear" w:color="auto" w:fill="auto"/>
            <w:vAlign w:val="center"/>
            <w:hideMark/>
          </w:tcPr>
          <w:p w14:paraId="71ED7AE9" w14:textId="63BE71D9" w:rsidR="00CA6ECA" w:rsidRPr="00CA6ECA" w:rsidRDefault="00CA6ECA" w:rsidP="00426054">
            <w:pPr>
              <w:jc w:val="both"/>
              <w:rPr>
                <w:rFonts w:eastAsia="Times New Roman"/>
              </w:rPr>
            </w:pPr>
            <w:r w:rsidRPr="00CA6ECA">
              <w:rPr>
                <w:rFonts w:eastAsia="Times New Roman"/>
              </w:rPr>
              <w:t>The process to test</w:t>
            </w:r>
            <w:r w:rsidR="00426054">
              <w:rPr>
                <w:rFonts w:eastAsia="Times New Roman"/>
              </w:rPr>
              <w:t xml:space="preserve"> and</w:t>
            </w:r>
            <w:r w:rsidRPr="00CA6ECA">
              <w:rPr>
                <w:rFonts w:eastAsia="Times New Roman"/>
              </w:rPr>
              <w:t xml:space="preserve"> evaluate that </w:t>
            </w:r>
            <w:r w:rsidR="00426054">
              <w:rPr>
                <w:rFonts w:eastAsia="Times New Roman"/>
              </w:rPr>
              <w:t>an</w:t>
            </w:r>
            <w:r w:rsidRPr="00CA6ECA">
              <w:rPr>
                <w:rFonts w:eastAsia="Times New Roman"/>
              </w:rPr>
              <w:t xml:space="preserve"> instrument have the capacity to measure what it </w:t>
            </w:r>
            <w:r w:rsidR="00426054">
              <w:rPr>
                <w:rFonts w:eastAsia="Times New Roman"/>
              </w:rPr>
              <w:t xml:space="preserve">is </w:t>
            </w:r>
            <w:r w:rsidRPr="00CA6ECA">
              <w:rPr>
                <w:rFonts w:eastAsia="Times New Roman"/>
              </w:rPr>
              <w:t>suppose</w:t>
            </w:r>
            <w:r w:rsidR="00426054">
              <w:rPr>
                <w:rFonts w:eastAsia="Times New Roman"/>
              </w:rPr>
              <w:t>d</w:t>
            </w:r>
            <w:r w:rsidRPr="00CA6ECA">
              <w:rPr>
                <w:rFonts w:eastAsia="Times New Roman"/>
              </w:rPr>
              <w:t xml:space="preserve"> to measure.</w:t>
            </w:r>
          </w:p>
        </w:tc>
      </w:tr>
    </w:tbl>
    <w:p w14:paraId="5D65C073" w14:textId="77777777" w:rsidR="00AD4CCC" w:rsidRDefault="009F3290">
      <w:pPr>
        <w:pStyle w:val="Heading2"/>
        <w:contextualSpacing w:val="0"/>
      </w:pPr>
      <w:bookmarkStart w:id="21" w:name="h.1po9ymx1qdg2" w:colFirst="0" w:colLast="0"/>
      <w:bookmarkStart w:id="22" w:name="_Toc465089030"/>
      <w:bookmarkEnd w:id="21"/>
      <w:r>
        <w:t>1.5 Design Overview</w:t>
      </w:r>
      <w:bookmarkEnd w:id="22"/>
    </w:p>
    <w:p w14:paraId="526FDD0B" w14:textId="09D8B992" w:rsidR="00412699" w:rsidRDefault="009F3290" w:rsidP="003768E8">
      <w:pPr>
        <w:ind w:firstLine="720"/>
        <w:jc w:val="both"/>
      </w:pPr>
      <w:r>
        <w:t xml:space="preserve">The SCMS </w:t>
      </w:r>
      <w:r w:rsidR="006A2A9D">
        <w:t xml:space="preserve">consists of three </w:t>
      </w:r>
      <w:r w:rsidR="000B1BB1">
        <w:t>domains</w:t>
      </w:r>
      <w:r w:rsidR="00F042EB">
        <w:t xml:space="preserve"> </w:t>
      </w:r>
      <w:r w:rsidR="000049F9">
        <w:t>(</w:t>
      </w:r>
      <w:r w:rsidR="00F042EB">
        <w:fldChar w:fldCharType="begin"/>
      </w:r>
      <w:r w:rsidR="00F042EB">
        <w:instrText xml:space="preserve"> REF _Ref464896295 \h </w:instrText>
      </w:r>
      <w:r w:rsidR="00F042EB">
        <w:fldChar w:fldCharType="separate"/>
      </w:r>
      <w:ins w:id="23" w:author="Ram" w:date="2016-10-24T16:17:00Z">
        <w:r w:rsidR="00EA5B32" w:rsidRPr="000E6751">
          <w:rPr>
            <w:i/>
            <w:color w:val="auto"/>
          </w:rPr>
          <w:t xml:space="preserve">Figure </w:t>
        </w:r>
        <w:r w:rsidR="00EA5B32">
          <w:rPr>
            <w:i/>
            <w:noProof/>
            <w:color w:val="auto"/>
          </w:rPr>
          <w:t>4</w:t>
        </w:r>
      </w:ins>
      <w:r w:rsidR="00F042EB">
        <w:fldChar w:fldCharType="end"/>
      </w:r>
      <w:r w:rsidR="000049F9">
        <w:t>)</w:t>
      </w:r>
      <w:r>
        <w:t xml:space="preserve">. </w:t>
      </w:r>
    </w:p>
    <w:p w14:paraId="15979A02" w14:textId="64730201" w:rsidR="00412699" w:rsidRDefault="00412699" w:rsidP="003768E8">
      <w:pPr>
        <w:pStyle w:val="ListParagraph"/>
        <w:numPr>
          <w:ilvl w:val="0"/>
          <w:numId w:val="16"/>
        </w:numPr>
        <w:jc w:val="both"/>
      </w:pPr>
      <w:r>
        <w:t>Instrument</w:t>
      </w:r>
      <w:r w:rsidR="000B1BB1">
        <w:t xml:space="preserve">: The instrument domain contains data elements that describe a physical inventory of models, along with its documentation, data transport, validation tests, measurement features, and owning </w:t>
      </w:r>
      <w:r w:rsidR="0063577D">
        <w:t xml:space="preserve">and manufacturing </w:t>
      </w:r>
      <w:r w:rsidR="000B1BB1">
        <w:t>organization</w:t>
      </w:r>
      <w:r w:rsidR="0063577D">
        <w:t>s</w:t>
      </w:r>
      <w:r w:rsidR="000B1BB1">
        <w:t>.</w:t>
      </w:r>
      <w:r w:rsidR="0063577D">
        <w:t xml:space="preserve"> It can be used to maintain a library of instruments</w:t>
      </w:r>
      <w:r w:rsidR="0008480D">
        <w:t xml:space="preserve"> </w:t>
      </w:r>
      <w:r w:rsidR="003974DB">
        <w:t xml:space="preserve">using which </w:t>
      </w:r>
      <w:r w:rsidR="0008480D">
        <w:t xml:space="preserve">researchers can make informed selections </w:t>
      </w:r>
      <w:r w:rsidR="002E4958">
        <w:t xml:space="preserve">of instruments </w:t>
      </w:r>
      <w:r w:rsidR="0008480D">
        <w:t xml:space="preserve">for different </w:t>
      </w:r>
      <w:r w:rsidR="003974DB">
        <w:t>re</w:t>
      </w:r>
      <w:r w:rsidR="0008480D">
        <w:t>se</w:t>
      </w:r>
      <w:r w:rsidR="003974DB">
        <w:t>arch purposes.</w:t>
      </w:r>
    </w:p>
    <w:p w14:paraId="2F5642CF" w14:textId="42D27A52" w:rsidR="00412699" w:rsidRDefault="00412699" w:rsidP="003768E8">
      <w:pPr>
        <w:pStyle w:val="ListParagraph"/>
        <w:numPr>
          <w:ilvl w:val="0"/>
          <w:numId w:val="16"/>
        </w:numPr>
        <w:jc w:val="both"/>
      </w:pPr>
      <w:r>
        <w:t>Deployment</w:t>
      </w:r>
      <w:r w:rsidR="003974DB">
        <w:t xml:space="preserve">: The deployment domain contains data elements that describe how </w:t>
      </w:r>
      <w:r w:rsidR="00C43368">
        <w:t>a</w:t>
      </w:r>
      <w:r w:rsidR="003974DB">
        <w:t xml:space="preserve"> physical instrument is deployed</w:t>
      </w:r>
      <w:r w:rsidR="00C43368">
        <w:t xml:space="preserve"> in real world and includes characteristics such as the instruments </w:t>
      </w:r>
      <w:r w:rsidR="003974DB">
        <w:t xml:space="preserve">deployment environment, setting, data transport, </w:t>
      </w:r>
      <w:r w:rsidR="002E4958">
        <w:t xml:space="preserve">and </w:t>
      </w:r>
      <w:r w:rsidR="003974DB">
        <w:t>calibration</w:t>
      </w:r>
      <w:r w:rsidR="002E4958">
        <w:t xml:space="preserve">. </w:t>
      </w:r>
    </w:p>
    <w:p w14:paraId="4B640E49" w14:textId="26E08789" w:rsidR="003768E8" w:rsidRDefault="003768E8" w:rsidP="003768E8">
      <w:pPr>
        <w:pStyle w:val="ListParagraph"/>
        <w:numPr>
          <w:ilvl w:val="0"/>
          <w:numId w:val="16"/>
        </w:numPr>
        <w:jc w:val="both"/>
      </w:pPr>
      <w:r>
        <w:t xml:space="preserve">Output: </w:t>
      </w:r>
      <w:r w:rsidR="00BF2F7F">
        <w:t xml:space="preserve">The output domain contains data elements that describe the measurement of the sensors or the physically </w:t>
      </w:r>
      <w:r w:rsidR="0073798D">
        <w:t>collected samples of different species.</w:t>
      </w:r>
    </w:p>
    <w:p w14:paraId="7C397ED0" w14:textId="77777777" w:rsidR="00F22E61" w:rsidRDefault="00F22E61" w:rsidP="00B80C2F">
      <w:pPr>
        <w:ind w:left="720"/>
        <w:jc w:val="both"/>
      </w:pPr>
    </w:p>
    <w:p w14:paraId="2954484A" w14:textId="77777777" w:rsidR="00BE3A9E" w:rsidRDefault="006E3807" w:rsidP="000E6751">
      <w:pPr>
        <w:keepNext/>
        <w:jc w:val="both"/>
      </w:pPr>
      <w:r>
        <w:rPr>
          <w:noProof/>
        </w:rPr>
        <w:lastRenderedPageBreak/>
        <w:drawing>
          <wp:inline distT="0" distB="0" distL="0" distR="0" wp14:anchorId="1C2B02D6" wp14:editId="72EDC4E0">
            <wp:extent cx="5733415" cy="46164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MS_20160906.jpg"/>
                    <pic:cNvPicPr/>
                  </pic:nvPicPr>
                  <pic:blipFill>
                    <a:blip r:embed="rId8">
                      <a:extLst>
                        <a:ext uri="{28A0092B-C50C-407E-A947-70E740481C1C}">
                          <a14:useLocalDpi xmlns:a14="http://schemas.microsoft.com/office/drawing/2010/main" val="0"/>
                        </a:ext>
                      </a:extLst>
                    </a:blip>
                    <a:stretch>
                      <a:fillRect/>
                    </a:stretch>
                  </pic:blipFill>
                  <pic:spPr>
                    <a:xfrm>
                      <a:off x="0" y="0"/>
                      <a:ext cx="5733415" cy="4616450"/>
                    </a:xfrm>
                    <a:prstGeom prst="rect">
                      <a:avLst/>
                    </a:prstGeom>
                  </pic:spPr>
                </pic:pic>
              </a:graphicData>
            </a:graphic>
          </wp:inline>
        </w:drawing>
      </w:r>
    </w:p>
    <w:p w14:paraId="017215FF" w14:textId="676FE0DB" w:rsidR="00F22E61" w:rsidRPr="000E6751" w:rsidRDefault="00BE3A9E" w:rsidP="000E6751">
      <w:pPr>
        <w:pStyle w:val="Caption"/>
        <w:jc w:val="both"/>
        <w:rPr>
          <w:i w:val="0"/>
          <w:color w:val="auto"/>
          <w:sz w:val="22"/>
        </w:rPr>
      </w:pPr>
      <w:bookmarkStart w:id="24" w:name="_Ref464896295"/>
      <w:bookmarkStart w:id="25" w:name="_Toc465088754"/>
      <w:r w:rsidRPr="000E6751">
        <w:rPr>
          <w:i w:val="0"/>
          <w:color w:val="auto"/>
          <w:sz w:val="22"/>
        </w:rPr>
        <w:t xml:space="preserve">Figure </w:t>
      </w:r>
      <w:r w:rsidRPr="000E6751">
        <w:rPr>
          <w:i w:val="0"/>
          <w:color w:val="auto"/>
          <w:sz w:val="22"/>
        </w:rPr>
        <w:fldChar w:fldCharType="begin"/>
      </w:r>
      <w:r w:rsidRPr="000E6751">
        <w:rPr>
          <w:i w:val="0"/>
          <w:color w:val="auto"/>
          <w:sz w:val="22"/>
        </w:rPr>
        <w:instrText xml:space="preserve"> SEQ Figure \* ARABIC </w:instrText>
      </w:r>
      <w:r w:rsidRPr="000E6751">
        <w:rPr>
          <w:i w:val="0"/>
          <w:color w:val="auto"/>
          <w:sz w:val="22"/>
        </w:rPr>
        <w:fldChar w:fldCharType="separate"/>
      </w:r>
      <w:r w:rsidR="00EA5B32">
        <w:rPr>
          <w:i w:val="0"/>
          <w:noProof/>
          <w:color w:val="auto"/>
          <w:sz w:val="22"/>
        </w:rPr>
        <w:t>4</w:t>
      </w:r>
      <w:r w:rsidRPr="000E6751">
        <w:rPr>
          <w:i w:val="0"/>
          <w:color w:val="auto"/>
          <w:sz w:val="22"/>
        </w:rPr>
        <w:fldChar w:fldCharType="end"/>
      </w:r>
      <w:bookmarkEnd w:id="24"/>
      <w:r w:rsidRPr="000E6751">
        <w:rPr>
          <w:i w:val="0"/>
          <w:color w:val="auto"/>
          <w:sz w:val="22"/>
        </w:rPr>
        <w:t xml:space="preserve">: Domains and </w:t>
      </w:r>
      <w:r w:rsidR="00F042EB" w:rsidRPr="00F042EB">
        <w:rPr>
          <w:i w:val="0"/>
          <w:color w:val="auto"/>
          <w:sz w:val="22"/>
        </w:rPr>
        <w:t>entities</w:t>
      </w:r>
      <w:r w:rsidRPr="000E6751">
        <w:rPr>
          <w:i w:val="0"/>
          <w:color w:val="auto"/>
          <w:sz w:val="22"/>
        </w:rPr>
        <w:t xml:space="preserve"> of the SCMS</w:t>
      </w:r>
      <w:r w:rsidR="000E6751">
        <w:rPr>
          <w:i w:val="0"/>
          <w:color w:val="auto"/>
          <w:sz w:val="22"/>
        </w:rPr>
        <w:t>.</w:t>
      </w:r>
      <w:bookmarkEnd w:id="25"/>
    </w:p>
    <w:p w14:paraId="64FA1792" w14:textId="29987E2C" w:rsidR="00656506" w:rsidRDefault="00656506">
      <w:pPr>
        <w:pStyle w:val="Heading2"/>
      </w:pPr>
      <w:bookmarkStart w:id="26" w:name="h.hujb2gvbxy4c" w:colFirst="0" w:colLast="0"/>
      <w:bookmarkStart w:id="27" w:name="_Toc465089031"/>
      <w:bookmarkEnd w:id="26"/>
      <w:r>
        <w:t>1.6 Implementation</w:t>
      </w:r>
      <w:bookmarkEnd w:id="27"/>
    </w:p>
    <w:p w14:paraId="68F9AFAB" w14:textId="5729FDF0" w:rsidR="00D618C3" w:rsidRPr="00866F27" w:rsidRDefault="00D618C3" w:rsidP="003530B6">
      <w:pPr>
        <w:spacing w:after="240"/>
        <w:ind w:firstLine="720"/>
        <w:jc w:val="both"/>
      </w:pPr>
      <w:r w:rsidRPr="003200C5">
        <w:t xml:space="preserve">The </w:t>
      </w:r>
      <w:r w:rsidR="00D632B0">
        <w:t xml:space="preserve">three domains of the </w:t>
      </w:r>
      <w:r w:rsidRPr="003200C5">
        <w:t xml:space="preserve">Sensor Common Model Specification (SCMS) </w:t>
      </w:r>
      <w:r w:rsidRPr="00D632B0">
        <w:t>may be implemented with various database technologies</w:t>
      </w:r>
      <w:r w:rsidR="00D632B0">
        <w:t xml:space="preserve"> (e.g. r</w:t>
      </w:r>
      <w:r w:rsidRPr="00D632B0">
        <w:t xml:space="preserve">elational, </w:t>
      </w:r>
      <w:r w:rsidR="00D632B0">
        <w:t>g</w:t>
      </w:r>
      <w:r w:rsidRPr="00D632B0">
        <w:t xml:space="preserve">raph, or </w:t>
      </w:r>
      <w:r w:rsidR="00D632B0">
        <w:t>d</w:t>
      </w:r>
      <w:r w:rsidRPr="00D632B0">
        <w:t>ocument databases.</w:t>
      </w:r>
      <w:r w:rsidR="00D632B0">
        <w:t xml:space="preserve"> </w:t>
      </w:r>
      <w:r w:rsidRPr="00866F27">
        <w:t xml:space="preserve">Here are some examples of how you may implement the 3 </w:t>
      </w:r>
      <w:r w:rsidR="00866F27">
        <w:t>domains</w:t>
      </w:r>
      <w:r w:rsidRPr="00866F27">
        <w:t>.</w:t>
      </w:r>
    </w:p>
    <w:p w14:paraId="476B5D24" w14:textId="72770062" w:rsidR="00843834" w:rsidRDefault="00843834" w:rsidP="00843834">
      <w:pPr>
        <w:pStyle w:val="ListParagraph"/>
        <w:numPr>
          <w:ilvl w:val="0"/>
          <w:numId w:val="25"/>
        </w:numPr>
        <w:jc w:val="both"/>
      </w:pPr>
      <w:r w:rsidRPr="003530B6">
        <w:rPr>
          <w:b/>
        </w:rPr>
        <w:t>Instrument</w:t>
      </w:r>
      <w:r>
        <w:t xml:space="preserve">: This is a functional description of each sensor including its ownership and manufactory specifications. These metadata can be stored as a library for supporting investigator selection of appropriate sensors </w:t>
      </w:r>
      <w:r w:rsidR="007A4B10">
        <w:t xml:space="preserve">and deploying </w:t>
      </w:r>
      <w:r>
        <w:t>for different studies.</w:t>
      </w:r>
    </w:p>
    <w:p w14:paraId="4DD521A4" w14:textId="76543C15" w:rsidR="00D618C3" w:rsidRDefault="00843834" w:rsidP="003530B6">
      <w:pPr>
        <w:pStyle w:val="ListParagraph"/>
        <w:jc w:val="both"/>
      </w:pPr>
      <w:r>
        <w:t xml:space="preserve">These metadata may be best as a relational or a graph metadata repository may be best implemented as a. Document databases are not recommended here since this Library portion of the model is highly relational. If you plan to directly store large amounts of binary objects such as PDF documents as a part of the metadata, a relational database would be better suited since graph databases have very limited support for binary large objects. On the other hand, if you plan to only store file paths to external files then a graph database may be more suitable as graphs have better support for hierarchical structures such as instruments containing a hierarchy of sensors. Graph databases also have better support </w:t>
      </w:r>
      <w:r>
        <w:lastRenderedPageBreak/>
        <w:t xml:space="preserve">for web-linked data. In other </w:t>
      </w:r>
      <w:r w:rsidR="00723A8C">
        <w:t>words,</w:t>
      </w:r>
      <w:r>
        <w:t xml:space="preserve"> graphs provide better support for ternary or more degrees of relationship types, along with many-to-many cardinality as in the case of the Instrument's self-referencing relationships and the ternary degree relation between the Instrument, Organization, and Inventory entities. We at Utah will are implement this as a graph.</w:t>
      </w:r>
    </w:p>
    <w:p w14:paraId="661500AB" w14:textId="4405DCF6" w:rsidR="00E57481" w:rsidRDefault="007825A7" w:rsidP="00CF496C">
      <w:pPr>
        <w:pStyle w:val="ListParagraph"/>
        <w:numPr>
          <w:ilvl w:val="0"/>
          <w:numId w:val="25"/>
        </w:numPr>
        <w:jc w:val="both"/>
      </w:pPr>
      <w:r w:rsidRPr="003530B6">
        <w:rPr>
          <w:b/>
        </w:rPr>
        <w:t>Deployment</w:t>
      </w:r>
      <w:r w:rsidR="007A4B10">
        <w:t xml:space="preserve">: </w:t>
      </w:r>
      <w:r>
        <w:t xml:space="preserve">This is the metadata regarding how each physical instrument or sensor is deployed. </w:t>
      </w:r>
      <w:r w:rsidR="008A7822">
        <w:t xml:space="preserve">Deployment provides information on how the device was configured and setup and inform the investigator on using the Output </w:t>
      </w:r>
      <w:r w:rsidR="00E57481">
        <w:t>for specific study analysis.</w:t>
      </w:r>
    </w:p>
    <w:p w14:paraId="50F47FFF" w14:textId="7C13D485" w:rsidR="007825A7" w:rsidRDefault="00E57481" w:rsidP="003530B6">
      <w:pPr>
        <w:pStyle w:val="ListParagraph"/>
        <w:jc w:val="both"/>
      </w:pPr>
      <w:r>
        <w:t>The d</w:t>
      </w:r>
      <w:r w:rsidR="007825A7">
        <w:t xml:space="preserve">eployment model is fairly simple with one-to-many relationships surrounding the Deployment entity type.  Therefore, </w:t>
      </w:r>
      <w:r w:rsidR="00F1791E">
        <w:t xml:space="preserve">a relational or graph database may be </w:t>
      </w:r>
      <w:r w:rsidR="00C31F81">
        <w:t>equally</w:t>
      </w:r>
      <w:r w:rsidR="00F1791E">
        <w:t xml:space="preserve"> well suited.</w:t>
      </w:r>
    </w:p>
    <w:p w14:paraId="5F51BA44" w14:textId="6B754A0F" w:rsidR="00FB76DB" w:rsidRDefault="00FB76DB" w:rsidP="002E4C83">
      <w:pPr>
        <w:pStyle w:val="ListParagraph"/>
        <w:numPr>
          <w:ilvl w:val="0"/>
          <w:numId w:val="25"/>
        </w:numPr>
        <w:jc w:val="both"/>
      </w:pPr>
      <w:r w:rsidRPr="00CF496C">
        <w:rPr>
          <w:b/>
        </w:rPr>
        <w:t>Output</w:t>
      </w:r>
      <w:r w:rsidR="002E4C83">
        <w:t xml:space="preserve">: </w:t>
      </w:r>
      <w:r>
        <w:t>The actual output received from each deployed instrument.</w:t>
      </w:r>
    </w:p>
    <w:p w14:paraId="5492AE79" w14:textId="7BE9CAEB" w:rsidR="00FB76DB" w:rsidRDefault="00FB76DB" w:rsidP="00CF496C">
      <w:pPr>
        <w:pStyle w:val="ListParagraph"/>
        <w:jc w:val="both"/>
      </w:pPr>
      <w:r>
        <w:t xml:space="preserve">A </w:t>
      </w:r>
      <w:r w:rsidR="005308C8">
        <w:t>d</w:t>
      </w:r>
      <w:r>
        <w:t xml:space="preserve">ocument </w:t>
      </w:r>
      <w:r w:rsidR="005308C8">
        <w:t>s</w:t>
      </w:r>
      <w:r>
        <w:t xml:space="preserve">tore </w:t>
      </w:r>
      <w:r w:rsidR="005308C8">
        <w:t>d</w:t>
      </w:r>
      <w:r>
        <w:t xml:space="preserve">atabase </w:t>
      </w:r>
      <w:r w:rsidR="005308C8">
        <w:t>may</w:t>
      </w:r>
      <w:r>
        <w:t xml:space="preserve"> be be</w:t>
      </w:r>
      <w:r w:rsidR="005308C8">
        <w:t>tter</w:t>
      </w:r>
      <w:r>
        <w:t xml:space="preserve"> suited for this purpose. Sensor output may be generated </w:t>
      </w:r>
      <w:r w:rsidR="005308C8">
        <w:t xml:space="preserve">with a high frequency </w:t>
      </w:r>
      <w:r>
        <w:t>and generally sensors output a type of file such as JSON or XML or text file, which fits well with the nature of a document data store. The high throughput of data may also require the use of Big</w:t>
      </w:r>
      <w:r w:rsidR="00446DEF">
        <w:t xml:space="preserve"> </w:t>
      </w:r>
      <w:r>
        <w:t>Data technologies such as a distributed file system and a framework for parallel data processing. Document databases are generally well suited and designed for Big Data Technologies.</w:t>
      </w:r>
    </w:p>
    <w:p w14:paraId="140945D3" w14:textId="440BA091" w:rsidR="00300EE9" w:rsidRDefault="00FB76DB" w:rsidP="004E260C">
      <w:pPr>
        <w:ind w:left="720"/>
        <w:jc w:val="both"/>
      </w:pPr>
      <w:r>
        <w:t>For example, imagine 100 sensors collecting data every minute, over a period of one year.</w:t>
      </w:r>
      <w:r w:rsidR="00446DEF">
        <w:t xml:space="preserve"> </w:t>
      </w:r>
      <w:r>
        <w:t>That would mean 100 x 1440 x 365 = 52,560,000 Records</w:t>
      </w:r>
      <w:r w:rsidR="00BF0F22">
        <w:t xml:space="preserve">. </w:t>
      </w:r>
      <w:r>
        <w:t xml:space="preserve">Although this may sound reasonable for a </w:t>
      </w:r>
      <w:r w:rsidR="00BF0F22">
        <w:t>r</w:t>
      </w:r>
      <w:r>
        <w:t xml:space="preserve">elational DB, if </w:t>
      </w:r>
      <w:r w:rsidR="00F10263">
        <w:t>we</w:t>
      </w:r>
      <w:r>
        <w:t xml:space="preserve"> scale </w:t>
      </w:r>
      <w:r w:rsidR="00F10263">
        <w:t xml:space="preserve">this </w:t>
      </w:r>
      <w:r>
        <w:t>up</w:t>
      </w:r>
      <w:r w:rsidR="00F10263">
        <w:t xml:space="preserve"> to </w:t>
      </w:r>
      <w:r>
        <w:t>1000 sensors collecting data every 10 seconds, for ten years would mean</w:t>
      </w:r>
      <w:r w:rsidR="00F10263">
        <w:t xml:space="preserve">; this </w:t>
      </w:r>
      <w:r>
        <w:t xml:space="preserve">would mean 1000 x (1440 x 6) x 3650 = 31,536,000,000 </w:t>
      </w:r>
      <w:r w:rsidR="00F10263">
        <w:t>r</w:t>
      </w:r>
      <w:r>
        <w:t>ecords</w:t>
      </w:r>
      <w:r w:rsidR="0098132A">
        <w:t xml:space="preserve">. This </w:t>
      </w:r>
      <w:r>
        <w:t xml:space="preserve">would become much more difficult to </w:t>
      </w:r>
      <w:r w:rsidR="00245D3A">
        <w:t xml:space="preserve">transform, </w:t>
      </w:r>
      <w:r>
        <w:t>process and store in a single large relational table</w:t>
      </w:r>
      <w:r w:rsidR="00300EE9">
        <w:t>.</w:t>
      </w:r>
    </w:p>
    <w:p w14:paraId="3566CE78" w14:textId="06B7DCDE" w:rsidR="00FB76DB" w:rsidRDefault="00300EE9" w:rsidP="00300EE9">
      <w:r>
        <w:br w:type="page"/>
      </w:r>
    </w:p>
    <w:p w14:paraId="22A9EB88" w14:textId="77777777" w:rsidR="00C91EF8" w:rsidRDefault="00C91EF8" w:rsidP="00AC53F8">
      <w:pPr>
        <w:sectPr w:rsidR="00C91EF8" w:rsidSect="00C91EF8">
          <w:footerReference w:type="default" r:id="rId24"/>
          <w:pgSz w:w="12240" w:h="15840" w:code="1"/>
          <w:pgMar w:top="1440" w:right="1440" w:bottom="1440" w:left="1440" w:header="720" w:footer="720" w:gutter="0"/>
          <w:pgNumType w:start="1"/>
          <w:cols w:space="720"/>
          <w:docGrid w:linePitch="299"/>
        </w:sectPr>
      </w:pPr>
    </w:p>
    <w:p w14:paraId="6408A53D" w14:textId="17AB535E" w:rsidR="00C91EF8" w:rsidRDefault="00C91EF8" w:rsidP="00AC53F8">
      <w:r>
        <w:rPr>
          <w:noProof/>
        </w:rPr>
        <w:lastRenderedPageBreak/>
        <w:drawing>
          <wp:inline distT="0" distB="0" distL="0" distR="0" wp14:anchorId="5BB3811F" wp14:editId="75109183">
            <wp:extent cx="8150352" cy="4206240"/>
            <wp:effectExtent l="19050" t="19050" r="2222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jpg"/>
                    <pic:cNvPicPr/>
                  </pic:nvPicPr>
                  <pic:blipFill>
                    <a:blip r:embed="rId25">
                      <a:extLst>
                        <a:ext uri="{28A0092B-C50C-407E-A947-70E740481C1C}">
                          <a14:useLocalDpi xmlns:a14="http://schemas.microsoft.com/office/drawing/2010/main" val="0"/>
                        </a:ext>
                      </a:extLst>
                    </a:blip>
                    <a:stretch>
                      <a:fillRect/>
                    </a:stretch>
                  </pic:blipFill>
                  <pic:spPr>
                    <a:xfrm>
                      <a:off x="0" y="0"/>
                      <a:ext cx="8150352" cy="4206240"/>
                    </a:xfrm>
                    <a:prstGeom prst="rect">
                      <a:avLst/>
                    </a:prstGeom>
                    <a:ln>
                      <a:solidFill>
                        <a:schemeClr val="tx1"/>
                      </a:solidFill>
                    </a:ln>
                  </pic:spPr>
                </pic:pic>
              </a:graphicData>
            </a:graphic>
          </wp:inline>
        </w:drawing>
      </w:r>
    </w:p>
    <w:p w14:paraId="3FF0A6CC" w14:textId="1577204E" w:rsidR="00A6107F" w:rsidRDefault="00C91EF8" w:rsidP="00C91EF8">
      <w:pPr>
        <w:pStyle w:val="Caption"/>
        <w:jc w:val="both"/>
        <w:rPr>
          <w:i w:val="0"/>
          <w:color w:val="auto"/>
          <w:sz w:val="22"/>
        </w:rPr>
      </w:pPr>
      <w:bookmarkStart w:id="28" w:name="_Toc465088755"/>
      <w:r w:rsidRPr="00C91EF8">
        <w:rPr>
          <w:i w:val="0"/>
          <w:color w:val="auto"/>
          <w:sz w:val="22"/>
        </w:rPr>
        <w:t xml:space="preserve">Figure </w:t>
      </w:r>
      <w:r w:rsidRPr="00C91EF8">
        <w:rPr>
          <w:i w:val="0"/>
          <w:color w:val="auto"/>
          <w:sz w:val="22"/>
        </w:rPr>
        <w:fldChar w:fldCharType="begin"/>
      </w:r>
      <w:r w:rsidRPr="00C91EF8">
        <w:rPr>
          <w:i w:val="0"/>
          <w:color w:val="auto"/>
          <w:sz w:val="22"/>
        </w:rPr>
        <w:instrText xml:space="preserve"> SEQ Figure \* ARABIC </w:instrText>
      </w:r>
      <w:r w:rsidRPr="00C91EF8">
        <w:rPr>
          <w:i w:val="0"/>
          <w:color w:val="auto"/>
          <w:sz w:val="22"/>
        </w:rPr>
        <w:fldChar w:fldCharType="separate"/>
      </w:r>
      <w:r w:rsidR="00EA5B32">
        <w:rPr>
          <w:i w:val="0"/>
          <w:noProof/>
          <w:color w:val="auto"/>
          <w:sz w:val="22"/>
        </w:rPr>
        <w:t>5</w:t>
      </w:r>
      <w:r w:rsidRPr="00C91EF8">
        <w:rPr>
          <w:i w:val="0"/>
          <w:color w:val="auto"/>
          <w:sz w:val="22"/>
        </w:rPr>
        <w:fldChar w:fldCharType="end"/>
      </w:r>
      <w:r w:rsidRPr="00C91EF8">
        <w:rPr>
          <w:i w:val="0"/>
          <w:color w:val="auto"/>
          <w:sz w:val="22"/>
        </w:rPr>
        <w:t>: Entity relationship diagram of SCMS.</w:t>
      </w:r>
      <w:bookmarkEnd w:id="28"/>
    </w:p>
    <w:p w14:paraId="2046F6CA" w14:textId="77777777" w:rsidR="00A6107F" w:rsidRPr="00B24DA3" w:rsidRDefault="00A6107F" w:rsidP="00B24DA3"/>
    <w:p w14:paraId="2316C341" w14:textId="77777777" w:rsidR="00A6107F" w:rsidRPr="00B24DA3" w:rsidRDefault="00A6107F" w:rsidP="00B24DA3"/>
    <w:p w14:paraId="2370D6E0" w14:textId="77777777" w:rsidR="00A6107F" w:rsidRPr="00B24DA3" w:rsidRDefault="00A6107F" w:rsidP="00B24DA3"/>
    <w:p w14:paraId="297B5F63" w14:textId="77777777" w:rsidR="00A6107F" w:rsidRPr="00B24DA3" w:rsidRDefault="00A6107F" w:rsidP="00B24DA3"/>
    <w:p w14:paraId="161F0131" w14:textId="3AF022FF" w:rsidR="00C91EF8" w:rsidRPr="00B24DA3" w:rsidRDefault="00C91EF8" w:rsidP="00B24DA3"/>
    <w:p w14:paraId="42616100" w14:textId="41EAB403" w:rsidR="003A55D1" w:rsidRDefault="00881508" w:rsidP="00AC53F8">
      <w:r>
        <w:rPr>
          <w:noProof/>
        </w:rPr>
        <w:lastRenderedPageBreak/>
        <w:drawing>
          <wp:inline distT="0" distB="0" distL="0" distR="0" wp14:anchorId="1392F9FD" wp14:editId="4F81F88A">
            <wp:extent cx="8229600" cy="8595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SMS_Model.jpg"/>
                    <pic:cNvPicPr/>
                  </pic:nvPicPr>
                  <pic:blipFill>
                    <a:blip r:embed="rId26">
                      <a:extLst>
                        <a:ext uri="{28A0092B-C50C-407E-A947-70E740481C1C}">
                          <a14:useLocalDpi xmlns:a14="http://schemas.microsoft.com/office/drawing/2010/main" val="0"/>
                        </a:ext>
                      </a:extLst>
                    </a:blip>
                    <a:stretch>
                      <a:fillRect/>
                    </a:stretch>
                  </pic:blipFill>
                  <pic:spPr>
                    <a:xfrm>
                      <a:off x="0" y="0"/>
                      <a:ext cx="8229600" cy="8595360"/>
                    </a:xfrm>
                    <a:prstGeom prst="rect">
                      <a:avLst/>
                    </a:prstGeom>
                  </pic:spPr>
                </pic:pic>
              </a:graphicData>
            </a:graphic>
          </wp:inline>
        </w:drawing>
      </w:r>
    </w:p>
    <w:p w14:paraId="57CB1B0E" w14:textId="462EFB17" w:rsidR="001B0F32" w:rsidRPr="00C91EF8" w:rsidRDefault="001B0F32" w:rsidP="001B0F32">
      <w:pPr>
        <w:pStyle w:val="Caption"/>
        <w:jc w:val="both"/>
        <w:rPr>
          <w:i w:val="0"/>
          <w:color w:val="auto"/>
          <w:sz w:val="22"/>
        </w:rPr>
        <w:sectPr w:rsidR="001B0F32" w:rsidRPr="00C91EF8" w:rsidSect="00B24DA3">
          <w:pgSz w:w="15840" w:h="17280" w:code="1"/>
          <w:pgMar w:top="1440" w:right="1440" w:bottom="1440" w:left="1440" w:header="720" w:footer="720" w:gutter="0"/>
          <w:cols w:space="720"/>
          <w:docGrid w:linePitch="299"/>
        </w:sectPr>
      </w:pPr>
      <w:bookmarkStart w:id="29" w:name="_Toc465088756"/>
      <w:r w:rsidRPr="00AC53F8">
        <w:rPr>
          <w:i w:val="0"/>
          <w:color w:val="auto"/>
          <w:sz w:val="22"/>
        </w:rPr>
        <w:t xml:space="preserve">Figure </w:t>
      </w:r>
      <w:r w:rsidRPr="00AC53F8">
        <w:rPr>
          <w:i w:val="0"/>
          <w:color w:val="auto"/>
          <w:sz w:val="22"/>
        </w:rPr>
        <w:fldChar w:fldCharType="begin"/>
      </w:r>
      <w:r w:rsidRPr="00AC53F8">
        <w:rPr>
          <w:i w:val="0"/>
          <w:color w:val="auto"/>
          <w:sz w:val="22"/>
        </w:rPr>
        <w:instrText xml:space="preserve"> SEQ Figure \* ARABIC </w:instrText>
      </w:r>
      <w:r w:rsidRPr="00AC53F8">
        <w:rPr>
          <w:i w:val="0"/>
          <w:color w:val="auto"/>
          <w:sz w:val="22"/>
        </w:rPr>
        <w:fldChar w:fldCharType="separate"/>
      </w:r>
      <w:r w:rsidR="00EA5B32">
        <w:rPr>
          <w:i w:val="0"/>
          <w:noProof/>
          <w:color w:val="auto"/>
          <w:sz w:val="22"/>
        </w:rPr>
        <w:t>6</w:t>
      </w:r>
      <w:r w:rsidRPr="00AC53F8">
        <w:rPr>
          <w:i w:val="0"/>
          <w:color w:val="auto"/>
          <w:sz w:val="22"/>
        </w:rPr>
        <w:fldChar w:fldCharType="end"/>
      </w:r>
      <w:r w:rsidRPr="00AC53F8">
        <w:rPr>
          <w:i w:val="0"/>
          <w:color w:val="auto"/>
          <w:sz w:val="22"/>
        </w:rPr>
        <w:t>: Entities and attributes of SCMS</w:t>
      </w:r>
      <w:r w:rsidR="00AC53F8">
        <w:rPr>
          <w:i w:val="0"/>
          <w:color w:val="auto"/>
          <w:sz w:val="22"/>
        </w:rPr>
        <w:t>.</w:t>
      </w:r>
      <w:bookmarkEnd w:id="29"/>
    </w:p>
    <w:p w14:paraId="1FF65E85" w14:textId="77777777" w:rsidR="00AD4CCC" w:rsidRDefault="009F3290" w:rsidP="0023061D">
      <w:pPr>
        <w:pStyle w:val="Heading1"/>
        <w:numPr>
          <w:ilvl w:val="0"/>
          <w:numId w:val="10"/>
        </w:numPr>
        <w:ind w:left="180" w:firstLine="180"/>
      </w:pPr>
      <w:bookmarkStart w:id="30" w:name="_Toc465089032"/>
      <w:r>
        <w:lastRenderedPageBreak/>
        <w:t>Instrument</w:t>
      </w:r>
      <w:bookmarkEnd w:id="30"/>
      <w:r>
        <w:t xml:space="preserve"> </w:t>
      </w:r>
    </w:p>
    <w:p w14:paraId="4994E29E" w14:textId="77777777" w:rsidR="00AD4CCC" w:rsidRDefault="009F3290" w:rsidP="0023061D">
      <w:pPr>
        <w:pStyle w:val="Heading2"/>
        <w:numPr>
          <w:ilvl w:val="1"/>
          <w:numId w:val="10"/>
        </w:numPr>
        <w:ind w:left="360" w:firstLine="180"/>
      </w:pPr>
      <w:bookmarkStart w:id="31" w:name="h.lokz8j9l70yr" w:colFirst="0" w:colLast="0"/>
      <w:bookmarkStart w:id="32" w:name="_Toc465089033"/>
      <w:bookmarkEnd w:id="31"/>
      <w:r>
        <w:t>Instrument model</w:t>
      </w:r>
      <w:bookmarkEnd w:id="32"/>
      <w:r>
        <w:t xml:space="preserve"> </w:t>
      </w:r>
    </w:p>
    <w:p w14:paraId="273FE4A0" w14:textId="77777777" w:rsidR="0019708E" w:rsidRDefault="009F3290" w:rsidP="00295E9F">
      <w:pPr>
        <w:ind w:left="360"/>
        <w:jc w:val="both"/>
      </w:pPr>
      <w:r w:rsidRPr="00913186">
        <w:t>The Instrument model data element is a list of metadata elements used to describe general information about the instrument, such as the model, capacity, version, content, power, display, manufacturer, price</w:t>
      </w:r>
      <w:r w:rsidR="00325E94">
        <w:t xml:space="preserve"> and species it measures</w:t>
      </w:r>
      <w:r w:rsidRPr="00913186">
        <w:t>.</w:t>
      </w:r>
    </w:p>
    <w:p w14:paraId="66C10601" w14:textId="77777777" w:rsidR="00295E9F" w:rsidRDefault="00295E9F" w:rsidP="000C1D6C">
      <w:pPr>
        <w:pStyle w:val="Caption"/>
        <w:spacing w:after="0" w:line="276" w:lineRule="auto"/>
        <w:jc w:val="both"/>
        <w:rPr>
          <w:i w:val="0"/>
          <w:sz w:val="22"/>
        </w:rPr>
      </w:pPr>
    </w:p>
    <w:p w14:paraId="5369E616" w14:textId="36BB9A01" w:rsidR="007A7B48" w:rsidRPr="000C1D6C" w:rsidRDefault="000C1D6C" w:rsidP="000C1D6C">
      <w:pPr>
        <w:pStyle w:val="Caption"/>
        <w:spacing w:after="0"/>
        <w:jc w:val="both"/>
        <w:rPr>
          <w:i w:val="0"/>
          <w:color w:val="auto"/>
          <w:sz w:val="22"/>
          <w:szCs w:val="22"/>
        </w:rPr>
      </w:pPr>
      <w:bookmarkStart w:id="33" w:name="_Toc465088942"/>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3</w:t>
      </w:r>
      <w:r w:rsidRPr="000C1D6C">
        <w:rPr>
          <w:i w:val="0"/>
          <w:color w:val="auto"/>
          <w:sz w:val="22"/>
          <w:szCs w:val="22"/>
        </w:rPr>
        <w:fldChar w:fldCharType="end"/>
      </w:r>
      <w:r w:rsidRPr="000C1D6C">
        <w:rPr>
          <w:i w:val="0"/>
          <w:color w:val="auto"/>
          <w:sz w:val="22"/>
          <w:szCs w:val="22"/>
        </w:rPr>
        <w:t>: Instrument model entity details.</w:t>
      </w:r>
      <w:bookmarkEnd w:id="33"/>
    </w:p>
    <w:tbl>
      <w:tblPr>
        <w:tblStyle w:val="TableGrid"/>
        <w:tblW w:w="0" w:type="auto"/>
        <w:tblLook w:val="04A0" w:firstRow="1" w:lastRow="0" w:firstColumn="1" w:lastColumn="0" w:noHBand="0" w:noVBand="1"/>
      </w:tblPr>
      <w:tblGrid>
        <w:gridCol w:w="1692"/>
        <w:gridCol w:w="1183"/>
        <w:gridCol w:w="2833"/>
        <w:gridCol w:w="1269"/>
        <w:gridCol w:w="2018"/>
      </w:tblGrid>
      <w:tr w:rsidR="00434914" w:rsidRPr="006C0FB8" w14:paraId="694849A1" w14:textId="77777777" w:rsidTr="0023061D">
        <w:trPr>
          <w:trHeight w:val="300"/>
        </w:trPr>
        <w:tc>
          <w:tcPr>
            <w:tcW w:w="1692" w:type="dxa"/>
            <w:shd w:val="clear" w:color="auto" w:fill="F2F2F2" w:themeFill="background1" w:themeFillShade="F2"/>
            <w:noWrap/>
            <w:hideMark/>
          </w:tcPr>
          <w:p w14:paraId="57889E58" w14:textId="77777777" w:rsidR="00434914" w:rsidRPr="006C0FB8" w:rsidRDefault="00434914" w:rsidP="000C1D6C">
            <w:pPr>
              <w:jc w:val="both"/>
              <w:rPr>
                <w:b/>
                <w:bCs/>
              </w:rPr>
            </w:pPr>
            <w:r w:rsidRPr="006C0FB8">
              <w:rPr>
                <w:b/>
                <w:bCs/>
              </w:rPr>
              <w:t>Data Element</w:t>
            </w:r>
          </w:p>
        </w:tc>
        <w:tc>
          <w:tcPr>
            <w:tcW w:w="1183" w:type="dxa"/>
            <w:shd w:val="clear" w:color="auto" w:fill="F2F2F2" w:themeFill="background1" w:themeFillShade="F2"/>
            <w:noWrap/>
            <w:hideMark/>
          </w:tcPr>
          <w:p w14:paraId="2F2F7547" w14:textId="77777777" w:rsidR="00434914" w:rsidRPr="006C0FB8" w:rsidRDefault="00434914" w:rsidP="0023061D">
            <w:pPr>
              <w:jc w:val="center"/>
              <w:rPr>
                <w:b/>
                <w:bCs/>
              </w:rPr>
            </w:pPr>
            <w:r w:rsidRPr="006C0FB8">
              <w:rPr>
                <w:b/>
                <w:bCs/>
              </w:rPr>
              <w:t>Required</w:t>
            </w:r>
          </w:p>
        </w:tc>
        <w:tc>
          <w:tcPr>
            <w:tcW w:w="2833" w:type="dxa"/>
            <w:shd w:val="clear" w:color="auto" w:fill="F2F2F2" w:themeFill="background1" w:themeFillShade="F2"/>
            <w:noWrap/>
            <w:hideMark/>
          </w:tcPr>
          <w:p w14:paraId="4AB3006E" w14:textId="77777777" w:rsidR="00434914" w:rsidRPr="006C0FB8" w:rsidRDefault="00434914" w:rsidP="0023061D">
            <w:pPr>
              <w:jc w:val="center"/>
              <w:rPr>
                <w:b/>
                <w:bCs/>
              </w:rPr>
            </w:pPr>
            <w:r w:rsidRPr="006C0FB8">
              <w:rPr>
                <w:b/>
                <w:bCs/>
              </w:rPr>
              <w:t>Description</w:t>
            </w:r>
          </w:p>
        </w:tc>
        <w:tc>
          <w:tcPr>
            <w:tcW w:w="1269" w:type="dxa"/>
            <w:shd w:val="clear" w:color="auto" w:fill="F2F2F2" w:themeFill="background1" w:themeFillShade="F2"/>
            <w:noWrap/>
            <w:hideMark/>
          </w:tcPr>
          <w:p w14:paraId="50245B6B" w14:textId="77777777" w:rsidR="00434914" w:rsidRPr="006C0FB8" w:rsidRDefault="00434914" w:rsidP="0023061D">
            <w:pPr>
              <w:jc w:val="center"/>
              <w:rPr>
                <w:b/>
                <w:bCs/>
              </w:rPr>
            </w:pPr>
            <w:r w:rsidRPr="006C0FB8">
              <w:rPr>
                <w:b/>
                <w:bCs/>
              </w:rPr>
              <w:t>Data Type</w:t>
            </w:r>
          </w:p>
        </w:tc>
        <w:tc>
          <w:tcPr>
            <w:tcW w:w="2018" w:type="dxa"/>
            <w:shd w:val="clear" w:color="auto" w:fill="F2F2F2" w:themeFill="background1" w:themeFillShade="F2"/>
            <w:noWrap/>
            <w:hideMark/>
          </w:tcPr>
          <w:p w14:paraId="1DD40173" w14:textId="77777777" w:rsidR="00434914" w:rsidRPr="006C0FB8" w:rsidRDefault="00434914" w:rsidP="0023061D">
            <w:pPr>
              <w:jc w:val="center"/>
              <w:rPr>
                <w:b/>
                <w:bCs/>
              </w:rPr>
            </w:pPr>
            <w:r w:rsidRPr="006C0FB8">
              <w:rPr>
                <w:b/>
                <w:bCs/>
              </w:rPr>
              <w:t>Example Value</w:t>
            </w:r>
          </w:p>
        </w:tc>
      </w:tr>
      <w:tr w:rsidR="00434914" w:rsidRPr="006C0FB8" w14:paraId="360C6F14" w14:textId="77777777" w:rsidTr="0023061D">
        <w:trPr>
          <w:trHeight w:val="300"/>
        </w:trPr>
        <w:tc>
          <w:tcPr>
            <w:tcW w:w="1692" w:type="dxa"/>
            <w:noWrap/>
            <w:hideMark/>
          </w:tcPr>
          <w:p w14:paraId="153D8FD1" w14:textId="77777777" w:rsidR="00434914" w:rsidRPr="006C0FB8" w:rsidRDefault="00434914" w:rsidP="00AF720F">
            <w:r w:rsidRPr="006C0FB8">
              <w:t>Model Name</w:t>
            </w:r>
          </w:p>
        </w:tc>
        <w:tc>
          <w:tcPr>
            <w:tcW w:w="1183" w:type="dxa"/>
            <w:noWrap/>
            <w:hideMark/>
          </w:tcPr>
          <w:p w14:paraId="75C2EEBC" w14:textId="77777777" w:rsidR="00434914" w:rsidRPr="006C0FB8" w:rsidRDefault="00434914" w:rsidP="00AF720F">
            <w:r w:rsidRPr="006C0FB8">
              <w:t>Y</w:t>
            </w:r>
          </w:p>
        </w:tc>
        <w:tc>
          <w:tcPr>
            <w:tcW w:w="2833" w:type="dxa"/>
            <w:noWrap/>
            <w:hideMark/>
          </w:tcPr>
          <w:p w14:paraId="524D89C6" w14:textId="2B884672" w:rsidR="00434914" w:rsidRPr="006C0FB8" w:rsidRDefault="00221919" w:rsidP="00221919">
            <w:r>
              <w:t xml:space="preserve">The term </w:t>
            </w:r>
            <w:r w:rsidR="00434914" w:rsidRPr="006C0FB8">
              <w:t xml:space="preserve">by which the instrument is known. </w:t>
            </w:r>
            <w:r>
              <w:t>This c</w:t>
            </w:r>
            <w:r w:rsidR="00434914" w:rsidRPr="006C0FB8">
              <w:t>ould be</w:t>
            </w:r>
            <w:r>
              <w:t xml:space="preserve"> a</w:t>
            </w:r>
            <w:r w:rsidR="0023061D">
              <w:t xml:space="preserve"> </w:t>
            </w:r>
            <w:r>
              <w:t>t</w:t>
            </w:r>
            <w:r w:rsidR="00434914" w:rsidRPr="006C0FB8">
              <w:t xml:space="preserve">rade </w:t>
            </w:r>
            <w:r w:rsidR="0023061D">
              <w:t>n</w:t>
            </w:r>
            <w:r w:rsidR="00434914" w:rsidRPr="006C0FB8">
              <w:t xml:space="preserve">ame or </w:t>
            </w:r>
            <w:r>
              <w:t>an a</w:t>
            </w:r>
            <w:r w:rsidR="00434914" w:rsidRPr="006C0FB8">
              <w:t>lias.</w:t>
            </w:r>
          </w:p>
        </w:tc>
        <w:tc>
          <w:tcPr>
            <w:tcW w:w="1269" w:type="dxa"/>
            <w:noWrap/>
            <w:hideMark/>
          </w:tcPr>
          <w:p w14:paraId="03AB44EE" w14:textId="77777777" w:rsidR="00434914" w:rsidRPr="006C0FB8" w:rsidRDefault="00434914" w:rsidP="00AF720F">
            <w:r w:rsidRPr="006C0FB8">
              <w:t>String</w:t>
            </w:r>
          </w:p>
        </w:tc>
        <w:tc>
          <w:tcPr>
            <w:tcW w:w="2018" w:type="dxa"/>
            <w:noWrap/>
            <w:hideMark/>
          </w:tcPr>
          <w:p w14:paraId="5C800353" w14:textId="77777777" w:rsidR="00434914" w:rsidRPr="006C0FB8" w:rsidRDefault="00434914" w:rsidP="00AF720F">
            <w:r w:rsidRPr="006C0FB8">
              <w:t>AirU, MiniVol™ TAS, FooBot, Dylos 1700, personal UFP (PUFP) sensor</w:t>
            </w:r>
          </w:p>
        </w:tc>
      </w:tr>
      <w:tr w:rsidR="00434914" w:rsidRPr="006C0FB8" w14:paraId="3109FE17" w14:textId="77777777" w:rsidTr="0023061D">
        <w:trPr>
          <w:trHeight w:val="300"/>
        </w:trPr>
        <w:tc>
          <w:tcPr>
            <w:tcW w:w="1692" w:type="dxa"/>
            <w:noWrap/>
            <w:hideMark/>
          </w:tcPr>
          <w:p w14:paraId="160E29A3" w14:textId="77777777" w:rsidR="00434914" w:rsidRPr="006C0FB8" w:rsidRDefault="00434914" w:rsidP="00AF720F">
            <w:r w:rsidRPr="006C0FB8">
              <w:t>Model ID</w:t>
            </w:r>
          </w:p>
        </w:tc>
        <w:tc>
          <w:tcPr>
            <w:tcW w:w="1183" w:type="dxa"/>
            <w:noWrap/>
            <w:hideMark/>
          </w:tcPr>
          <w:p w14:paraId="385FFDC0" w14:textId="77777777" w:rsidR="00434914" w:rsidRPr="006C0FB8" w:rsidRDefault="00434914" w:rsidP="00AF720F">
            <w:r w:rsidRPr="006C0FB8">
              <w:t>Y</w:t>
            </w:r>
          </w:p>
        </w:tc>
        <w:tc>
          <w:tcPr>
            <w:tcW w:w="2833" w:type="dxa"/>
            <w:noWrap/>
            <w:hideMark/>
          </w:tcPr>
          <w:p w14:paraId="559676AE" w14:textId="26034714" w:rsidR="00434914" w:rsidRPr="006C0FB8" w:rsidRDefault="00434914" w:rsidP="001A5986">
            <w:r w:rsidRPr="006C0FB8">
              <w:t xml:space="preserve">The unique identifier used to differentiate each </w:t>
            </w:r>
            <w:r w:rsidR="001A5986">
              <w:t>model</w:t>
            </w:r>
            <w:r w:rsidRPr="006C0FB8">
              <w:t xml:space="preserve"> of </w:t>
            </w:r>
            <w:r w:rsidR="001A5986">
              <w:t xml:space="preserve">an </w:t>
            </w:r>
            <w:r w:rsidRPr="006C0FB8">
              <w:t>instrument made by certain manufacturer.</w:t>
            </w:r>
          </w:p>
        </w:tc>
        <w:tc>
          <w:tcPr>
            <w:tcW w:w="1269" w:type="dxa"/>
            <w:noWrap/>
            <w:hideMark/>
          </w:tcPr>
          <w:p w14:paraId="0853D971" w14:textId="77777777" w:rsidR="00434914" w:rsidRPr="006C0FB8" w:rsidRDefault="00434914" w:rsidP="00AF720F">
            <w:r w:rsidRPr="006C0FB8">
              <w:t>String (Numerical)</w:t>
            </w:r>
          </w:p>
        </w:tc>
        <w:tc>
          <w:tcPr>
            <w:tcW w:w="2018" w:type="dxa"/>
            <w:noWrap/>
            <w:hideMark/>
          </w:tcPr>
          <w:p w14:paraId="13C96A91" w14:textId="77777777" w:rsidR="00434914" w:rsidRPr="006C0FB8" w:rsidRDefault="00434914" w:rsidP="00AF720F">
            <w:r w:rsidRPr="006C0FB8">
              <w:t>DC 1700, DC 1100</w:t>
            </w:r>
          </w:p>
        </w:tc>
      </w:tr>
      <w:tr w:rsidR="00434914" w:rsidRPr="006C0FB8" w14:paraId="4E41C8C8" w14:textId="77777777" w:rsidTr="0023061D">
        <w:trPr>
          <w:trHeight w:val="300"/>
        </w:trPr>
        <w:tc>
          <w:tcPr>
            <w:tcW w:w="1692" w:type="dxa"/>
            <w:noWrap/>
            <w:hideMark/>
          </w:tcPr>
          <w:p w14:paraId="676581C8" w14:textId="77777777" w:rsidR="00434914" w:rsidRPr="006C0FB8" w:rsidRDefault="00434914" w:rsidP="00AF720F">
            <w:r w:rsidRPr="006C0FB8">
              <w:t>Version Number</w:t>
            </w:r>
          </w:p>
        </w:tc>
        <w:tc>
          <w:tcPr>
            <w:tcW w:w="1183" w:type="dxa"/>
            <w:noWrap/>
            <w:hideMark/>
          </w:tcPr>
          <w:p w14:paraId="3C30D629" w14:textId="77777777" w:rsidR="00434914" w:rsidRPr="006C0FB8" w:rsidRDefault="00434914" w:rsidP="00AF720F">
            <w:r w:rsidRPr="006C0FB8">
              <w:t>N</w:t>
            </w:r>
          </w:p>
        </w:tc>
        <w:tc>
          <w:tcPr>
            <w:tcW w:w="2833" w:type="dxa"/>
            <w:noWrap/>
            <w:hideMark/>
          </w:tcPr>
          <w:p w14:paraId="3894AA14" w14:textId="44A27D2B" w:rsidR="00434914" w:rsidRPr="006C0FB8" w:rsidRDefault="00434914" w:rsidP="006E196D">
            <w:r w:rsidRPr="006C0FB8">
              <w:t>The current version of the instrument</w:t>
            </w:r>
            <w:r w:rsidR="00EF7E62">
              <w:t xml:space="preserve"> model</w:t>
            </w:r>
            <w:r w:rsidRPr="006C0FB8">
              <w:t xml:space="preserve">. </w:t>
            </w:r>
            <w:r w:rsidR="00EF7E62">
              <w:t xml:space="preserve">It </w:t>
            </w:r>
            <w:r w:rsidRPr="006C0FB8">
              <w:t>differentiate</w:t>
            </w:r>
            <w:r w:rsidR="00EF7E62">
              <w:t>s</w:t>
            </w:r>
            <w:r w:rsidRPr="006C0FB8">
              <w:t xml:space="preserve"> instruments </w:t>
            </w:r>
            <w:r w:rsidR="006E196D">
              <w:t xml:space="preserve">within the same </w:t>
            </w:r>
            <w:r w:rsidRPr="006C0FB8">
              <w:t xml:space="preserve">model. </w:t>
            </w:r>
            <w:r w:rsidRPr="006C0FB8">
              <w:br/>
              <w:t xml:space="preserve">The usually </w:t>
            </w:r>
            <w:r w:rsidR="006E196D">
              <w:t xml:space="preserve">refers to a version of the </w:t>
            </w:r>
            <w:r w:rsidRPr="006C0FB8">
              <w:t>hardware</w:t>
            </w:r>
            <w:r w:rsidR="006E196D">
              <w:t xml:space="preserve">. </w:t>
            </w:r>
          </w:p>
        </w:tc>
        <w:tc>
          <w:tcPr>
            <w:tcW w:w="1269" w:type="dxa"/>
            <w:noWrap/>
            <w:hideMark/>
          </w:tcPr>
          <w:p w14:paraId="3A4D8A2C" w14:textId="77777777" w:rsidR="00434914" w:rsidRPr="006C0FB8" w:rsidRDefault="00434914" w:rsidP="00AF720F">
            <w:r w:rsidRPr="006C0FB8">
              <w:t>String (Numerical)</w:t>
            </w:r>
          </w:p>
        </w:tc>
        <w:tc>
          <w:tcPr>
            <w:tcW w:w="2018" w:type="dxa"/>
            <w:noWrap/>
            <w:hideMark/>
          </w:tcPr>
          <w:p w14:paraId="4BBA89B5" w14:textId="77777777" w:rsidR="00434914" w:rsidRPr="006C0FB8" w:rsidRDefault="00434914" w:rsidP="00AF720F">
            <w:r w:rsidRPr="006C0FB8">
              <w:t>1,2,3, alpha, beta</w:t>
            </w:r>
          </w:p>
        </w:tc>
      </w:tr>
      <w:tr w:rsidR="00434914" w:rsidRPr="006C0FB8" w14:paraId="43183A18" w14:textId="77777777" w:rsidTr="0023061D">
        <w:trPr>
          <w:trHeight w:val="300"/>
        </w:trPr>
        <w:tc>
          <w:tcPr>
            <w:tcW w:w="1692" w:type="dxa"/>
            <w:noWrap/>
            <w:hideMark/>
          </w:tcPr>
          <w:p w14:paraId="4CC08D4D" w14:textId="77777777" w:rsidR="00434914" w:rsidRPr="006C0FB8" w:rsidRDefault="00434914" w:rsidP="00AF720F">
            <w:r w:rsidRPr="006C0FB8">
              <w:t>Firmware Software Version</w:t>
            </w:r>
          </w:p>
        </w:tc>
        <w:tc>
          <w:tcPr>
            <w:tcW w:w="1183" w:type="dxa"/>
            <w:noWrap/>
            <w:hideMark/>
          </w:tcPr>
          <w:p w14:paraId="11F9AB5A" w14:textId="77777777" w:rsidR="00434914" w:rsidRPr="006C0FB8" w:rsidRDefault="00434914" w:rsidP="00AF720F">
            <w:r w:rsidRPr="006C0FB8">
              <w:t>N</w:t>
            </w:r>
          </w:p>
        </w:tc>
        <w:tc>
          <w:tcPr>
            <w:tcW w:w="2833" w:type="dxa"/>
            <w:noWrap/>
            <w:hideMark/>
          </w:tcPr>
          <w:p w14:paraId="322F5025" w14:textId="3637D19D" w:rsidR="00434914" w:rsidRPr="006C0FB8" w:rsidRDefault="00434914" w:rsidP="00A20F7F">
            <w:r w:rsidRPr="006C0FB8">
              <w:t xml:space="preserve">Current </w:t>
            </w:r>
            <w:r w:rsidR="00A20F7F">
              <w:t>f</w:t>
            </w:r>
            <w:r w:rsidRPr="006C0FB8">
              <w:t xml:space="preserve">irmware </w:t>
            </w:r>
            <w:r w:rsidR="00A20F7F">
              <w:t>or s</w:t>
            </w:r>
            <w:r w:rsidRPr="006C0FB8">
              <w:t xml:space="preserve">oftware version of the </w:t>
            </w:r>
            <w:r w:rsidR="00A20F7F">
              <w:t>model</w:t>
            </w:r>
            <w:r w:rsidRPr="006C0FB8">
              <w:t>.</w:t>
            </w:r>
          </w:p>
        </w:tc>
        <w:tc>
          <w:tcPr>
            <w:tcW w:w="1269" w:type="dxa"/>
            <w:noWrap/>
            <w:hideMark/>
          </w:tcPr>
          <w:p w14:paraId="5C227AF9" w14:textId="77777777" w:rsidR="00434914" w:rsidRPr="006C0FB8" w:rsidRDefault="00434914" w:rsidP="00AF720F">
            <w:r w:rsidRPr="006C0FB8">
              <w:t>String (Numerical)</w:t>
            </w:r>
          </w:p>
        </w:tc>
        <w:tc>
          <w:tcPr>
            <w:tcW w:w="2018" w:type="dxa"/>
            <w:noWrap/>
            <w:hideMark/>
          </w:tcPr>
          <w:p w14:paraId="31D49300" w14:textId="77777777" w:rsidR="00434914" w:rsidRPr="006C0FB8" w:rsidRDefault="00434914" w:rsidP="00AF720F">
            <w:r w:rsidRPr="006C0FB8">
              <w:t>1,2,3</w:t>
            </w:r>
          </w:p>
        </w:tc>
      </w:tr>
      <w:tr w:rsidR="00434914" w:rsidRPr="006C0FB8" w14:paraId="2C4A5F37" w14:textId="77777777" w:rsidTr="0023061D">
        <w:trPr>
          <w:trHeight w:val="300"/>
        </w:trPr>
        <w:tc>
          <w:tcPr>
            <w:tcW w:w="1692" w:type="dxa"/>
            <w:noWrap/>
            <w:hideMark/>
          </w:tcPr>
          <w:p w14:paraId="1379956B" w14:textId="77777777" w:rsidR="00434914" w:rsidRPr="006C0FB8" w:rsidRDefault="00434914" w:rsidP="00AF720F">
            <w:r w:rsidRPr="006C0FB8">
              <w:t>Type of Instrument</w:t>
            </w:r>
          </w:p>
        </w:tc>
        <w:tc>
          <w:tcPr>
            <w:tcW w:w="1183" w:type="dxa"/>
            <w:noWrap/>
            <w:hideMark/>
          </w:tcPr>
          <w:p w14:paraId="3A65F686" w14:textId="77777777" w:rsidR="00434914" w:rsidRPr="006C0FB8" w:rsidRDefault="00434914" w:rsidP="00AF720F">
            <w:r w:rsidRPr="006C0FB8">
              <w:t>N</w:t>
            </w:r>
          </w:p>
        </w:tc>
        <w:tc>
          <w:tcPr>
            <w:tcW w:w="2833" w:type="dxa"/>
            <w:noWrap/>
            <w:hideMark/>
          </w:tcPr>
          <w:p w14:paraId="74AF458C" w14:textId="77777777" w:rsidR="00434914" w:rsidRPr="006C0FB8" w:rsidRDefault="00434914" w:rsidP="00AF720F">
            <w:r w:rsidRPr="006C0FB8">
              <w:t>The category of instrument based on the species measured by the instrument.</w:t>
            </w:r>
          </w:p>
        </w:tc>
        <w:tc>
          <w:tcPr>
            <w:tcW w:w="1269" w:type="dxa"/>
            <w:noWrap/>
            <w:hideMark/>
          </w:tcPr>
          <w:p w14:paraId="030C0805" w14:textId="77777777" w:rsidR="00434914" w:rsidRPr="006C0FB8" w:rsidRDefault="00434914" w:rsidP="00AF720F">
            <w:r w:rsidRPr="006C0FB8">
              <w:t>Category</w:t>
            </w:r>
          </w:p>
        </w:tc>
        <w:tc>
          <w:tcPr>
            <w:tcW w:w="2018" w:type="dxa"/>
            <w:noWrap/>
            <w:hideMark/>
          </w:tcPr>
          <w:p w14:paraId="7F9C5A8A" w14:textId="77777777" w:rsidR="00434914" w:rsidRPr="006C0FB8" w:rsidRDefault="00434914" w:rsidP="00AF720F">
            <w:r w:rsidRPr="006C0FB8">
              <w:t>Gas sensor, particle sensor</w:t>
            </w:r>
          </w:p>
        </w:tc>
      </w:tr>
      <w:tr w:rsidR="00434914" w:rsidRPr="006C0FB8" w14:paraId="66DB8D82" w14:textId="77777777" w:rsidTr="0023061D">
        <w:trPr>
          <w:trHeight w:val="300"/>
        </w:trPr>
        <w:tc>
          <w:tcPr>
            <w:tcW w:w="1692" w:type="dxa"/>
            <w:noWrap/>
            <w:hideMark/>
          </w:tcPr>
          <w:p w14:paraId="3C338DEF" w14:textId="77777777" w:rsidR="00434914" w:rsidRPr="006C0FB8" w:rsidRDefault="00434914" w:rsidP="00AF720F">
            <w:r w:rsidRPr="006C0FB8">
              <w:t>Manufacturer</w:t>
            </w:r>
          </w:p>
        </w:tc>
        <w:tc>
          <w:tcPr>
            <w:tcW w:w="1183" w:type="dxa"/>
            <w:noWrap/>
            <w:hideMark/>
          </w:tcPr>
          <w:p w14:paraId="20D8D235" w14:textId="77777777" w:rsidR="00434914" w:rsidRPr="006C0FB8" w:rsidRDefault="00434914" w:rsidP="00AF720F">
            <w:r w:rsidRPr="006C0FB8">
              <w:t>N</w:t>
            </w:r>
          </w:p>
        </w:tc>
        <w:tc>
          <w:tcPr>
            <w:tcW w:w="2833" w:type="dxa"/>
            <w:noWrap/>
            <w:hideMark/>
          </w:tcPr>
          <w:p w14:paraId="39050090" w14:textId="40B48BDA" w:rsidR="00434914" w:rsidRPr="006C0FB8" w:rsidRDefault="00434914" w:rsidP="00AF720F">
            <w:r w:rsidRPr="006C0FB8">
              <w:t>The person, group, or organization that develop</w:t>
            </w:r>
            <w:r w:rsidR="00A20F7F">
              <w:t>s</w:t>
            </w:r>
            <w:r w:rsidRPr="006C0FB8">
              <w:t xml:space="preserve"> or produce</w:t>
            </w:r>
            <w:r w:rsidR="00A20F7F">
              <w:t>s</w:t>
            </w:r>
            <w:r w:rsidRPr="006C0FB8">
              <w:t xml:space="preserve"> the instrument. </w:t>
            </w:r>
          </w:p>
        </w:tc>
        <w:tc>
          <w:tcPr>
            <w:tcW w:w="1269" w:type="dxa"/>
            <w:noWrap/>
            <w:hideMark/>
          </w:tcPr>
          <w:p w14:paraId="0FF36ED4" w14:textId="77777777" w:rsidR="00434914" w:rsidRPr="006C0FB8" w:rsidRDefault="00434914" w:rsidP="00AF720F">
            <w:r w:rsidRPr="006C0FB8">
              <w:t>String</w:t>
            </w:r>
          </w:p>
        </w:tc>
        <w:tc>
          <w:tcPr>
            <w:tcW w:w="2018" w:type="dxa"/>
            <w:noWrap/>
            <w:hideMark/>
          </w:tcPr>
          <w:p w14:paraId="08EF7EAE" w14:textId="77777777" w:rsidR="00434914" w:rsidRPr="006C0FB8" w:rsidRDefault="00434914" w:rsidP="00AF720F">
            <w:r w:rsidRPr="006C0FB8">
              <w:t>University of Utah, Airmetrics</w:t>
            </w:r>
          </w:p>
        </w:tc>
      </w:tr>
      <w:tr w:rsidR="00434914" w:rsidRPr="006C0FB8" w14:paraId="3AE70722" w14:textId="77777777" w:rsidTr="0023061D">
        <w:trPr>
          <w:trHeight w:val="300"/>
        </w:trPr>
        <w:tc>
          <w:tcPr>
            <w:tcW w:w="1692" w:type="dxa"/>
            <w:noWrap/>
            <w:hideMark/>
          </w:tcPr>
          <w:p w14:paraId="0FD0AC31" w14:textId="77777777" w:rsidR="00434914" w:rsidRPr="006C0FB8" w:rsidRDefault="00434914" w:rsidP="00AF720F">
            <w:r w:rsidRPr="006C0FB8">
              <w:t>Patent Number</w:t>
            </w:r>
          </w:p>
        </w:tc>
        <w:tc>
          <w:tcPr>
            <w:tcW w:w="1183" w:type="dxa"/>
            <w:noWrap/>
            <w:hideMark/>
          </w:tcPr>
          <w:p w14:paraId="536A7FDC" w14:textId="77777777" w:rsidR="00434914" w:rsidRPr="006C0FB8" w:rsidRDefault="00434914" w:rsidP="00AF720F">
            <w:r w:rsidRPr="006C0FB8">
              <w:t>N</w:t>
            </w:r>
          </w:p>
        </w:tc>
        <w:tc>
          <w:tcPr>
            <w:tcW w:w="2833" w:type="dxa"/>
            <w:noWrap/>
            <w:hideMark/>
          </w:tcPr>
          <w:p w14:paraId="37B7ED45" w14:textId="77777777" w:rsidR="00434914" w:rsidRPr="006C0FB8" w:rsidRDefault="00434914" w:rsidP="00AF720F">
            <w:r w:rsidRPr="006C0FB8">
              <w:t>The serial number of the patent, if the instrument is patented.</w:t>
            </w:r>
          </w:p>
        </w:tc>
        <w:tc>
          <w:tcPr>
            <w:tcW w:w="1269" w:type="dxa"/>
            <w:noWrap/>
            <w:hideMark/>
          </w:tcPr>
          <w:p w14:paraId="26163B72" w14:textId="77777777" w:rsidR="00434914" w:rsidRPr="006C0FB8" w:rsidRDefault="00434914" w:rsidP="00AF720F">
            <w:r w:rsidRPr="006C0FB8">
              <w:t>String</w:t>
            </w:r>
          </w:p>
        </w:tc>
        <w:tc>
          <w:tcPr>
            <w:tcW w:w="2018" w:type="dxa"/>
            <w:noWrap/>
            <w:hideMark/>
          </w:tcPr>
          <w:p w14:paraId="3DF353EA" w14:textId="77777777" w:rsidR="00434914" w:rsidRPr="006C0FB8" w:rsidRDefault="00434914" w:rsidP="00AF720F">
            <w:r w:rsidRPr="006C0FB8">
              <w:t>Patent # US 844965</w:t>
            </w:r>
          </w:p>
        </w:tc>
      </w:tr>
      <w:tr w:rsidR="00434914" w:rsidRPr="006C0FB8" w14:paraId="1C09C06D" w14:textId="77777777" w:rsidTr="0023061D">
        <w:trPr>
          <w:trHeight w:val="300"/>
        </w:trPr>
        <w:tc>
          <w:tcPr>
            <w:tcW w:w="1692" w:type="dxa"/>
            <w:noWrap/>
            <w:hideMark/>
          </w:tcPr>
          <w:p w14:paraId="4C0975FF" w14:textId="77777777" w:rsidR="00434914" w:rsidRPr="006C0FB8" w:rsidRDefault="00434914" w:rsidP="00AF720F">
            <w:r w:rsidRPr="006C0FB8">
              <w:t>Patent Issued Country</w:t>
            </w:r>
          </w:p>
        </w:tc>
        <w:tc>
          <w:tcPr>
            <w:tcW w:w="1183" w:type="dxa"/>
            <w:noWrap/>
            <w:hideMark/>
          </w:tcPr>
          <w:p w14:paraId="22009EE4" w14:textId="77777777" w:rsidR="00434914" w:rsidRPr="006C0FB8" w:rsidRDefault="00434914" w:rsidP="00AF720F">
            <w:r w:rsidRPr="006C0FB8">
              <w:t>N</w:t>
            </w:r>
          </w:p>
        </w:tc>
        <w:tc>
          <w:tcPr>
            <w:tcW w:w="2833" w:type="dxa"/>
            <w:noWrap/>
            <w:hideMark/>
          </w:tcPr>
          <w:p w14:paraId="0CDC4FD9" w14:textId="16713A8C" w:rsidR="00434914" w:rsidRPr="006C0FB8" w:rsidRDefault="000E0B8D" w:rsidP="00AF720F">
            <w:r>
              <w:t>The country issuing the patent.</w:t>
            </w:r>
          </w:p>
        </w:tc>
        <w:tc>
          <w:tcPr>
            <w:tcW w:w="1269" w:type="dxa"/>
            <w:noWrap/>
            <w:hideMark/>
          </w:tcPr>
          <w:p w14:paraId="7AEFE217" w14:textId="77777777" w:rsidR="00434914" w:rsidRPr="006C0FB8" w:rsidRDefault="00434914" w:rsidP="00AF720F">
            <w:r w:rsidRPr="006C0FB8">
              <w:t>Category</w:t>
            </w:r>
          </w:p>
        </w:tc>
        <w:tc>
          <w:tcPr>
            <w:tcW w:w="2018" w:type="dxa"/>
            <w:noWrap/>
            <w:hideMark/>
          </w:tcPr>
          <w:p w14:paraId="5FC17747" w14:textId="77777777" w:rsidR="00434914" w:rsidRPr="006C0FB8" w:rsidRDefault="00434914" w:rsidP="00AF720F">
            <w:r w:rsidRPr="006C0FB8">
              <w:t>US</w:t>
            </w:r>
          </w:p>
        </w:tc>
      </w:tr>
      <w:tr w:rsidR="00434914" w:rsidRPr="006C0FB8" w14:paraId="5361C021" w14:textId="77777777" w:rsidTr="0023061D">
        <w:trPr>
          <w:trHeight w:val="300"/>
        </w:trPr>
        <w:tc>
          <w:tcPr>
            <w:tcW w:w="1692" w:type="dxa"/>
            <w:noWrap/>
            <w:hideMark/>
          </w:tcPr>
          <w:p w14:paraId="3D27E313" w14:textId="77777777" w:rsidR="00434914" w:rsidRPr="006C0FB8" w:rsidRDefault="00434914" w:rsidP="00AF720F">
            <w:r w:rsidRPr="006C0FB8">
              <w:t>Dimension</w:t>
            </w:r>
          </w:p>
        </w:tc>
        <w:tc>
          <w:tcPr>
            <w:tcW w:w="1183" w:type="dxa"/>
            <w:noWrap/>
            <w:hideMark/>
          </w:tcPr>
          <w:p w14:paraId="3E3F22B3" w14:textId="77777777" w:rsidR="00434914" w:rsidRPr="006C0FB8" w:rsidRDefault="00434914" w:rsidP="00AF720F">
            <w:r w:rsidRPr="006C0FB8">
              <w:t>N</w:t>
            </w:r>
          </w:p>
        </w:tc>
        <w:tc>
          <w:tcPr>
            <w:tcW w:w="2833" w:type="dxa"/>
            <w:noWrap/>
            <w:hideMark/>
          </w:tcPr>
          <w:p w14:paraId="1722FBDB" w14:textId="727259F4" w:rsidR="00434914" w:rsidRPr="006C0FB8" w:rsidRDefault="00434914" w:rsidP="000E0B8D">
            <w:r w:rsidRPr="006C0FB8">
              <w:t xml:space="preserve">The </w:t>
            </w:r>
            <w:r w:rsidR="000E0B8D">
              <w:t>size</w:t>
            </w:r>
            <w:r w:rsidR="000E0B8D" w:rsidRPr="006C0FB8">
              <w:t xml:space="preserve"> </w:t>
            </w:r>
            <w:r w:rsidRPr="006C0FB8">
              <w:t xml:space="preserve">of the instrument in physical space. The dimension </w:t>
            </w:r>
            <w:r w:rsidR="000E0B8D">
              <w:t>could have</w:t>
            </w:r>
            <w:r w:rsidR="000E0B8D" w:rsidRPr="006C0FB8">
              <w:t xml:space="preserve"> </w:t>
            </w:r>
            <w:r w:rsidRPr="006C0FB8">
              <w:t>attributes of depth, height, and length. Each dimension includes a value and unit.</w:t>
            </w:r>
            <w:r w:rsidR="00486D69">
              <w:t xml:space="preserve"> (Use this if the dimensions aren’t available discretely, else use the below fields.)</w:t>
            </w:r>
          </w:p>
        </w:tc>
        <w:tc>
          <w:tcPr>
            <w:tcW w:w="1269" w:type="dxa"/>
            <w:noWrap/>
            <w:hideMark/>
          </w:tcPr>
          <w:p w14:paraId="3424B755" w14:textId="77777777" w:rsidR="00434914" w:rsidRPr="006C0FB8" w:rsidRDefault="00434914" w:rsidP="00AF720F">
            <w:r w:rsidRPr="006C0FB8">
              <w:t>Value and Unit</w:t>
            </w:r>
          </w:p>
        </w:tc>
        <w:tc>
          <w:tcPr>
            <w:tcW w:w="2018" w:type="dxa"/>
            <w:noWrap/>
            <w:hideMark/>
          </w:tcPr>
          <w:p w14:paraId="7F9A093F" w14:textId="77777777" w:rsidR="00434914" w:rsidRPr="006C0FB8" w:rsidRDefault="00434914" w:rsidP="00AF720F">
            <w:r w:rsidRPr="006C0FB8">
              <w:t>10 x 10 x 5 cm; 10 in * 20 in * 15 in; depth: 10 cm, height: 10 cm, width: 10 cm</w:t>
            </w:r>
          </w:p>
        </w:tc>
      </w:tr>
      <w:tr w:rsidR="00434914" w:rsidRPr="006C0FB8" w14:paraId="45CCC223" w14:textId="77777777" w:rsidTr="0023061D">
        <w:trPr>
          <w:trHeight w:val="300"/>
        </w:trPr>
        <w:tc>
          <w:tcPr>
            <w:tcW w:w="1692" w:type="dxa"/>
            <w:noWrap/>
            <w:hideMark/>
          </w:tcPr>
          <w:p w14:paraId="681490C5" w14:textId="77777777" w:rsidR="00434914" w:rsidRPr="006C0FB8" w:rsidRDefault="00434914" w:rsidP="00AF720F">
            <w:r w:rsidRPr="006C0FB8">
              <w:t>Dimension Depth</w:t>
            </w:r>
          </w:p>
        </w:tc>
        <w:tc>
          <w:tcPr>
            <w:tcW w:w="1183" w:type="dxa"/>
            <w:noWrap/>
            <w:hideMark/>
          </w:tcPr>
          <w:p w14:paraId="7802CD26" w14:textId="77777777" w:rsidR="00434914" w:rsidRPr="006C0FB8" w:rsidRDefault="00434914" w:rsidP="00AF720F">
            <w:r w:rsidRPr="006C0FB8">
              <w:t>N</w:t>
            </w:r>
          </w:p>
        </w:tc>
        <w:tc>
          <w:tcPr>
            <w:tcW w:w="2833" w:type="dxa"/>
            <w:noWrap/>
            <w:hideMark/>
          </w:tcPr>
          <w:p w14:paraId="1E85271D" w14:textId="0710F587" w:rsidR="00434914" w:rsidRPr="006C0FB8" w:rsidRDefault="00434914" w:rsidP="00354538">
            <w:r w:rsidRPr="006C0FB8">
              <w:t xml:space="preserve">The depth or thickness of the instrument. </w:t>
            </w:r>
          </w:p>
        </w:tc>
        <w:tc>
          <w:tcPr>
            <w:tcW w:w="1269" w:type="dxa"/>
            <w:noWrap/>
            <w:hideMark/>
          </w:tcPr>
          <w:p w14:paraId="753A4432" w14:textId="77777777" w:rsidR="00434914" w:rsidRPr="006C0FB8" w:rsidRDefault="00434914" w:rsidP="00AF720F">
            <w:r w:rsidRPr="006C0FB8">
              <w:t>Value and Unit</w:t>
            </w:r>
          </w:p>
        </w:tc>
        <w:tc>
          <w:tcPr>
            <w:tcW w:w="2018" w:type="dxa"/>
            <w:noWrap/>
            <w:hideMark/>
          </w:tcPr>
          <w:p w14:paraId="57572900" w14:textId="77777777" w:rsidR="00434914" w:rsidRPr="006C0FB8" w:rsidRDefault="00434914" w:rsidP="00AF720F">
            <w:r w:rsidRPr="006C0FB8">
              <w:t>10 cm</w:t>
            </w:r>
          </w:p>
        </w:tc>
      </w:tr>
      <w:tr w:rsidR="00434914" w:rsidRPr="006C0FB8" w14:paraId="79246209" w14:textId="77777777" w:rsidTr="0023061D">
        <w:trPr>
          <w:trHeight w:val="300"/>
        </w:trPr>
        <w:tc>
          <w:tcPr>
            <w:tcW w:w="1692" w:type="dxa"/>
            <w:noWrap/>
            <w:hideMark/>
          </w:tcPr>
          <w:p w14:paraId="5B408A16" w14:textId="77777777" w:rsidR="00434914" w:rsidRPr="006C0FB8" w:rsidRDefault="00434914" w:rsidP="00AF720F">
            <w:r w:rsidRPr="006C0FB8">
              <w:lastRenderedPageBreak/>
              <w:t>Dimension Height</w:t>
            </w:r>
          </w:p>
        </w:tc>
        <w:tc>
          <w:tcPr>
            <w:tcW w:w="1183" w:type="dxa"/>
            <w:noWrap/>
            <w:hideMark/>
          </w:tcPr>
          <w:p w14:paraId="55FE51DF" w14:textId="77777777" w:rsidR="00434914" w:rsidRPr="006C0FB8" w:rsidRDefault="00434914" w:rsidP="00AF720F">
            <w:r w:rsidRPr="006C0FB8">
              <w:t>N</w:t>
            </w:r>
          </w:p>
        </w:tc>
        <w:tc>
          <w:tcPr>
            <w:tcW w:w="2833" w:type="dxa"/>
            <w:noWrap/>
            <w:hideMark/>
          </w:tcPr>
          <w:p w14:paraId="1897B6B9" w14:textId="30A7DF43" w:rsidR="00434914" w:rsidRPr="006C0FB8" w:rsidRDefault="00434914" w:rsidP="00354538">
            <w:r w:rsidRPr="006C0FB8">
              <w:t xml:space="preserve">The vertical height of the instrument. </w:t>
            </w:r>
          </w:p>
        </w:tc>
        <w:tc>
          <w:tcPr>
            <w:tcW w:w="1269" w:type="dxa"/>
            <w:noWrap/>
            <w:hideMark/>
          </w:tcPr>
          <w:p w14:paraId="0F49A177" w14:textId="77777777" w:rsidR="00434914" w:rsidRPr="006C0FB8" w:rsidRDefault="00434914" w:rsidP="00AF720F">
            <w:r w:rsidRPr="006C0FB8">
              <w:t>Value and Unit</w:t>
            </w:r>
          </w:p>
        </w:tc>
        <w:tc>
          <w:tcPr>
            <w:tcW w:w="2018" w:type="dxa"/>
            <w:noWrap/>
            <w:hideMark/>
          </w:tcPr>
          <w:p w14:paraId="16C405EF" w14:textId="77777777" w:rsidR="00434914" w:rsidRPr="006C0FB8" w:rsidRDefault="00434914" w:rsidP="00AF720F">
            <w:r w:rsidRPr="006C0FB8">
              <w:t>20 mm</w:t>
            </w:r>
          </w:p>
        </w:tc>
      </w:tr>
      <w:tr w:rsidR="00434914" w:rsidRPr="006C0FB8" w14:paraId="6E768705" w14:textId="77777777" w:rsidTr="0023061D">
        <w:trPr>
          <w:trHeight w:val="300"/>
        </w:trPr>
        <w:tc>
          <w:tcPr>
            <w:tcW w:w="1692" w:type="dxa"/>
            <w:noWrap/>
            <w:hideMark/>
          </w:tcPr>
          <w:p w14:paraId="03D1E6AA" w14:textId="77777777" w:rsidR="00434914" w:rsidRPr="006C0FB8" w:rsidRDefault="00434914" w:rsidP="00AF720F">
            <w:r w:rsidRPr="006C0FB8">
              <w:t>Dimension Length</w:t>
            </w:r>
          </w:p>
        </w:tc>
        <w:tc>
          <w:tcPr>
            <w:tcW w:w="1183" w:type="dxa"/>
            <w:noWrap/>
            <w:hideMark/>
          </w:tcPr>
          <w:p w14:paraId="268AB0BF" w14:textId="77777777" w:rsidR="00434914" w:rsidRPr="006C0FB8" w:rsidRDefault="00434914" w:rsidP="00AF720F">
            <w:r w:rsidRPr="006C0FB8">
              <w:t>N</w:t>
            </w:r>
          </w:p>
        </w:tc>
        <w:tc>
          <w:tcPr>
            <w:tcW w:w="2833" w:type="dxa"/>
            <w:noWrap/>
            <w:hideMark/>
          </w:tcPr>
          <w:p w14:paraId="31AB5093" w14:textId="59100B06" w:rsidR="00434914" w:rsidRPr="006C0FB8" w:rsidRDefault="00434914" w:rsidP="00486D69">
            <w:r w:rsidRPr="006C0FB8">
              <w:t xml:space="preserve">The horizontal length of the instrument. </w:t>
            </w:r>
          </w:p>
        </w:tc>
        <w:tc>
          <w:tcPr>
            <w:tcW w:w="1269" w:type="dxa"/>
            <w:noWrap/>
            <w:hideMark/>
          </w:tcPr>
          <w:p w14:paraId="143EF24B" w14:textId="77777777" w:rsidR="00434914" w:rsidRPr="006C0FB8" w:rsidRDefault="00434914" w:rsidP="00AF720F">
            <w:r w:rsidRPr="006C0FB8">
              <w:t>Value and Unit</w:t>
            </w:r>
          </w:p>
        </w:tc>
        <w:tc>
          <w:tcPr>
            <w:tcW w:w="2018" w:type="dxa"/>
            <w:noWrap/>
            <w:hideMark/>
          </w:tcPr>
          <w:p w14:paraId="4DE1E762" w14:textId="77777777" w:rsidR="00434914" w:rsidRPr="006C0FB8" w:rsidRDefault="00434914" w:rsidP="00AF720F">
            <w:r w:rsidRPr="006C0FB8">
              <w:t>3 nm</w:t>
            </w:r>
          </w:p>
        </w:tc>
      </w:tr>
      <w:tr w:rsidR="00434914" w:rsidRPr="006C0FB8" w14:paraId="649DEB9B" w14:textId="77777777" w:rsidTr="0023061D">
        <w:trPr>
          <w:trHeight w:val="300"/>
        </w:trPr>
        <w:tc>
          <w:tcPr>
            <w:tcW w:w="1692" w:type="dxa"/>
            <w:noWrap/>
            <w:hideMark/>
          </w:tcPr>
          <w:p w14:paraId="5426C4A6" w14:textId="77777777" w:rsidR="00434914" w:rsidRPr="006C0FB8" w:rsidRDefault="00434914" w:rsidP="00AF720F">
            <w:r w:rsidRPr="006C0FB8">
              <w:t>Composition</w:t>
            </w:r>
          </w:p>
        </w:tc>
        <w:tc>
          <w:tcPr>
            <w:tcW w:w="1183" w:type="dxa"/>
            <w:noWrap/>
            <w:hideMark/>
          </w:tcPr>
          <w:p w14:paraId="6E52FBA1" w14:textId="77777777" w:rsidR="00434914" w:rsidRPr="006C0FB8" w:rsidRDefault="00434914" w:rsidP="00AF720F">
            <w:r w:rsidRPr="006C0FB8">
              <w:t>N</w:t>
            </w:r>
          </w:p>
        </w:tc>
        <w:tc>
          <w:tcPr>
            <w:tcW w:w="2833" w:type="dxa"/>
            <w:noWrap/>
            <w:hideMark/>
          </w:tcPr>
          <w:p w14:paraId="008C3BD7" w14:textId="7796CE34" w:rsidR="00434914" w:rsidRPr="006C0FB8" w:rsidRDefault="00434914" w:rsidP="002D7CAA">
            <w:r w:rsidRPr="006C0FB8">
              <w:t xml:space="preserve">The description of the composition of combining parts or elements making up of the instrument. </w:t>
            </w:r>
          </w:p>
        </w:tc>
        <w:tc>
          <w:tcPr>
            <w:tcW w:w="1269" w:type="dxa"/>
            <w:noWrap/>
            <w:hideMark/>
          </w:tcPr>
          <w:p w14:paraId="1EE04D65" w14:textId="77777777" w:rsidR="00434914" w:rsidRPr="006C0FB8" w:rsidRDefault="00434914" w:rsidP="00AF720F">
            <w:r w:rsidRPr="006C0FB8">
              <w:t>String</w:t>
            </w:r>
          </w:p>
        </w:tc>
        <w:tc>
          <w:tcPr>
            <w:tcW w:w="2018" w:type="dxa"/>
            <w:noWrap/>
            <w:hideMark/>
          </w:tcPr>
          <w:p w14:paraId="1E05EE91" w14:textId="6EA8B756" w:rsidR="00434914" w:rsidRPr="006C0FB8" w:rsidRDefault="00434914" w:rsidP="00AF720F">
            <w:r w:rsidRPr="006C0FB8">
              <w:t>Comprised of an evaporation–condensation-tube, a miniature diaphragm air pump, an optical detection module, a flow regulator, water tank, GPS, and battery pack in a plastic shell body</w:t>
            </w:r>
            <w:r w:rsidR="002D7CAA">
              <w:t xml:space="preserve">. </w:t>
            </w:r>
            <w:r w:rsidRPr="006C0FB8">
              <w:t>The instrument includes 3 parts, and they are PM2.5 sensor, GPS module, and a backpack</w:t>
            </w:r>
          </w:p>
        </w:tc>
      </w:tr>
      <w:tr w:rsidR="00434914" w:rsidRPr="006C0FB8" w14:paraId="382143BD" w14:textId="77777777" w:rsidTr="0023061D">
        <w:trPr>
          <w:trHeight w:val="300"/>
        </w:trPr>
        <w:tc>
          <w:tcPr>
            <w:tcW w:w="1692" w:type="dxa"/>
            <w:noWrap/>
            <w:hideMark/>
          </w:tcPr>
          <w:p w14:paraId="196480F9" w14:textId="77777777" w:rsidR="00434914" w:rsidRPr="006C0FB8" w:rsidRDefault="00434914" w:rsidP="00AF720F">
            <w:r w:rsidRPr="006C0FB8">
              <w:t>Parent Instrument ID</w:t>
            </w:r>
          </w:p>
        </w:tc>
        <w:tc>
          <w:tcPr>
            <w:tcW w:w="1183" w:type="dxa"/>
            <w:noWrap/>
            <w:hideMark/>
          </w:tcPr>
          <w:p w14:paraId="3FB4A294" w14:textId="77777777" w:rsidR="00434914" w:rsidRPr="006C0FB8" w:rsidRDefault="00434914" w:rsidP="00AF720F">
            <w:r w:rsidRPr="006C0FB8">
              <w:t>N</w:t>
            </w:r>
          </w:p>
        </w:tc>
        <w:tc>
          <w:tcPr>
            <w:tcW w:w="2833" w:type="dxa"/>
            <w:noWrap/>
            <w:hideMark/>
          </w:tcPr>
          <w:p w14:paraId="0FCDE49B" w14:textId="77777777" w:rsidR="00434914" w:rsidRPr="006C0FB8" w:rsidRDefault="00434914" w:rsidP="00AF720F">
            <w:r w:rsidRPr="006C0FB8">
              <w:t>Foreign Key. The Instrument Model ID representing the parent instrument containing this instrument.</w:t>
            </w:r>
          </w:p>
        </w:tc>
        <w:tc>
          <w:tcPr>
            <w:tcW w:w="1269" w:type="dxa"/>
            <w:noWrap/>
            <w:hideMark/>
          </w:tcPr>
          <w:p w14:paraId="68C7C3CE" w14:textId="77777777" w:rsidR="00434914" w:rsidRPr="006C0FB8" w:rsidRDefault="00434914" w:rsidP="00AF720F">
            <w:r w:rsidRPr="006C0FB8">
              <w:t>String (Numerical)</w:t>
            </w:r>
          </w:p>
        </w:tc>
        <w:tc>
          <w:tcPr>
            <w:tcW w:w="2018" w:type="dxa"/>
            <w:noWrap/>
            <w:hideMark/>
          </w:tcPr>
          <w:p w14:paraId="52AFAA33" w14:textId="77777777" w:rsidR="00434914" w:rsidRPr="006C0FB8" w:rsidRDefault="00434914" w:rsidP="00AF720F">
            <w:r w:rsidRPr="006C0FB8">
              <w:t>12345.6</w:t>
            </w:r>
          </w:p>
        </w:tc>
      </w:tr>
      <w:tr w:rsidR="00434914" w:rsidRPr="006C0FB8" w14:paraId="2D78D886" w14:textId="77777777" w:rsidTr="0023061D">
        <w:trPr>
          <w:trHeight w:val="300"/>
        </w:trPr>
        <w:tc>
          <w:tcPr>
            <w:tcW w:w="1692" w:type="dxa"/>
            <w:noWrap/>
            <w:hideMark/>
          </w:tcPr>
          <w:p w14:paraId="6F308200" w14:textId="77777777" w:rsidR="00434914" w:rsidRPr="006C0FB8" w:rsidRDefault="00434914" w:rsidP="00AF720F">
            <w:r w:rsidRPr="006C0FB8">
              <w:t>Price</w:t>
            </w:r>
          </w:p>
        </w:tc>
        <w:tc>
          <w:tcPr>
            <w:tcW w:w="1183" w:type="dxa"/>
            <w:noWrap/>
            <w:hideMark/>
          </w:tcPr>
          <w:p w14:paraId="32F819C2" w14:textId="77777777" w:rsidR="00434914" w:rsidRPr="006C0FB8" w:rsidRDefault="00434914" w:rsidP="00AF720F">
            <w:r w:rsidRPr="006C0FB8">
              <w:t>N</w:t>
            </w:r>
          </w:p>
        </w:tc>
        <w:tc>
          <w:tcPr>
            <w:tcW w:w="2833" w:type="dxa"/>
            <w:noWrap/>
            <w:hideMark/>
          </w:tcPr>
          <w:p w14:paraId="730106B5" w14:textId="3EEDD6DC" w:rsidR="00434914" w:rsidRPr="006C0FB8" w:rsidRDefault="00434914" w:rsidP="002D7CAA">
            <w:r w:rsidRPr="006C0FB8">
              <w:t xml:space="preserve">The </w:t>
            </w:r>
            <w:r w:rsidR="002D7CAA">
              <w:t xml:space="preserve">cost </w:t>
            </w:r>
            <w:r w:rsidR="0023061D">
              <w:t xml:space="preserve">of </w:t>
            </w:r>
            <w:r w:rsidR="0023061D" w:rsidRPr="006C0FB8">
              <w:t>the</w:t>
            </w:r>
            <w:r w:rsidRPr="006C0FB8">
              <w:t xml:space="preserve"> instrument. This could be a potential price or price range of the instrument, such as the manufacturer recommended price, actual price, or price range to purchase the instrument.</w:t>
            </w:r>
          </w:p>
        </w:tc>
        <w:tc>
          <w:tcPr>
            <w:tcW w:w="1269" w:type="dxa"/>
            <w:noWrap/>
            <w:hideMark/>
          </w:tcPr>
          <w:p w14:paraId="096B48CA" w14:textId="77777777" w:rsidR="00434914" w:rsidRPr="006C0FB8" w:rsidRDefault="00434914" w:rsidP="00AF720F">
            <w:r w:rsidRPr="006C0FB8">
              <w:t>Value and Unit</w:t>
            </w:r>
          </w:p>
        </w:tc>
        <w:tc>
          <w:tcPr>
            <w:tcW w:w="2018" w:type="dxa"/>
            <w:noWrap/>
            <w:hideMark/>
          </w:tcPr>
          <w:p w14:paraId="73D42ABF" w14:textId="77777777" w:rsidR="00434914" w:rsidRPr="006C0FB8" w:rsidRDefault="00434914" w:rsidP="00AF720F">
            <w:r w:rsidRPr="006C0FB8">
              <w:t>$30</w:t>
            </w:r>
          </w:p>
        </w:tc>
      </w:tr>
      <w:tr w:rsidR="00434914" w:rsidRPr="006C0FB8" w14:paraId="2DA5BCF4" w14:textId="77777777" w:rsidTr="0023061D">
        <w:trPr>
          <w:trHeight w:val="300"/>
        </w:trPr>
        <w:tc>
          <w:tcPr>
            <w:tcW w:w="1692" w:type="dxa"/>
            <w:noWrap/>
            <w:hideMark/>
          </w:tcPr>
          <w:p w14:paraId="10175F54" w14:textId="77777777" w:rsidR="00434914" w:rsidRPr="006C0FB8" w:rsidRDefault="00434914" w:rsidP="00AF720F">
            <w:r w:rsidRPr="006C0FB8">
              <w:t>Type of Price</w:t>
            </w:r>
          </w:p>
        </w:tc>
        <w:tc>
          <w:tcPr>
            <w:tcW w:w="1183" w:type="dxa"/>
            <w:noWrap/>
            <w:hideMark/>
          </w:tcPr>
          <w:p w14:paraId="6BB0DA67" w14:textId="77777777" w:rsidR="00434914" w:rsidRPr="006C0FB8" w:rsidRDefault="00434914" w:rsidP="00AF720F">
            <w:r w:rsidRPr="006C0FB8">
              <w:t>N</w:t>
            </w:r>
          </w:p>
        </w:tc>
        <w:tc>
          <w:tcPr>
            <w:tcW w:w="2833" w:type="dxa"/>
            <w:noWrap/>
            <w:hideMark/>
          </w:tcPr>
          <w:p w14:paraId="7AB786CB" w14:textId="77777777" w:rsidR="00434914" w:rsidRPr="006C0FB8" w:rsidRDefault="00434914" w:rsidP="00AF720F">
            <w:r w:rsidRPr="006C0FB8">
              <w:t>Whether the price/price range is the potential price or actual price to purchase the instrument.</w:t>
            </w:r>
          </w:p>
        </w:tc>
        <w:tc>
          <w:tcPr>
            <w:tcW w:w="1269" w:type="dxa"/>
            <w:noWrap/>
            <w:hideMark/>
          </w:tcPr>
          <w:p w14:paraId="6DBB10CE" w14:textId="77777777" w:rsidR="00434914" w:rsidRPr="006C0FB8" w:rsidRDefault="00434914" w:rsidP="00AF720F">
            <w:r w:rsidRPr="006C0FB8">
              <w:t>Category</w:t>
            </w:r>
          </w:p>
        </w:tc>
        <w:tc>
          <w:tcPr>
            <w:tcW w:w="2018" w:type="dxa"/>
            <w:noWrap/>
            <w:hideMark/>
          </w:tcPr>
          <w:p w14:paraId="3C80A0CD" w14:textId="77777777" w:rsidR="00434914" w:rsidRPr="006C0FB8" w:rsidRDefault="00434914" w:rsidP="00AF720F">
            <w:r w:rsidRPr="006C0FB8">
              <w:t>Manufacturer recommended price</w:t>
            </w:r>
          </w:p>
        </w:tc>
      </w:tr>
      <w:tr w:rsidR="00434914" w:rsidRPr="006C0FB8" w14:paraId="6AF507FD" w14:textId="77777777" w:rsidTr="0023061D">
        <w:trPr>
          <w:trHeight w:val="300"/>
        </w:trPr>
        <w:tc>
          <w:tcPr>
            <w:tcW w:w="1692" w:type="dxa"/>
            <w:noWrap/>
            <w:hideMark/>
          </w:tcPr>
          <w:p w14:paraId="4A4EA65F" w14:textId="77777777" w:rsidR="00434914" w:rsidRPr="006C0FB8" w:rsidRDefault="00434914" w:rsidP="00AF720F">
            <w:r w:rsidRPr="006C0FB8">
              <w:t>Indoor or Outdoor Use</w:t>
            </w:r>
          </w:p>
        </w:tc>
        <w:tc>
          <w:tcPr>
            <w:tcW w:w="1183" w:type="dxa"/>
            <w:noWrap/>
            <w:hideMark/>
          </w:tcPr>
          <w:p w14:paraId="46515A29" w14:textId="77777777" w:rsidR="00434914" w:rsidRPr="006C0FB8" w:rsidRDefault="00434914" w:rsidP="00AF720F">
            <w:r w:rsidRPr="006C0FB8">
              <w:t>N</w:t>
            </w:r>
          </w:p>
        </w:tc>
        <w:tc>
          <w:tcPr>
            <w:tcW w:w="2833" w:type="dxa"/>
            <w:noWrap/>
            <w:hideMark/>
          </w:tcPr>
          <w:p w14:paraId="39FCB3F5" w14:textId="61881EC6" w:rsidR="00434914" w:rsidRPr="006C0FB8" w:rsidRDefault="00434914" w:rsidP="005C2CBE">
            <w:r w:rsidRPr="006C0FB8">
              <w:t xml:space="preserve">Whether the instrument is intended to be used inside a building or structure that is protected from the natural environment. Or, if the instrument can </w:t>
            </w:r>
            <w:r w:rsidR="005C2CBE">
              <w:t xml:space="preserve">be used outdoors and can </w:t>
            </w:r>
            <w:r w:rsidRPr="006C0FB8">
              <w:t>tolerate exposure to the natural environment.</w:t>
            </w:r>
          </w:p>
        </w:tc>
        <w:tc>
          <w:tcPr>
            <w:tcW w:w="1269" w:type="dxa"/>
            <w:noWrap/>
            <w:hideMark/>
          </w:tcPr>
          <w:p w14:paraId="2E908869" w14:textId="77777777" w:rsidR="00434914" w:rsidRPr="006C0FB8" w:rsidRDefault="00434914" w:rsidP="00AF720F">
            <w:r w:rsidRPr="006C0FB8">
              <w:t>Category</w:t>
            </w:r>
          </w:p>
        </w:tc>
        <w:tc>
          <w:tcPr>
            <w:tcW w:w="2018" w:type="dxa"/>
            <w:noWrap/>
            <w:hideMark/>
          </w:tcPr>
          <w:p w14:paraId="79CDE5C7" w14:textId="77777777" w:rsidR="00434914" w:rsidRPr="006C0FB8" w:rsidRDefault="00434914" w:rsidP="00AF720F">
            <w:r w:rsidRPr="006C0FB8">
              <w:t>Indoor, outdoor, indoor/outdoor, indoor and outdoor</w:t>
            </w:r>
          </w:p>
        </w:tc>
      </w:tr>
      <w:tr w:rsidR="00434914" w:rsidRPr="006C0FB8" w14:paraId="5D76B330" w14:textId="77777777" w:rsidTr="0023061D">
        <w:trPr>
          <w:trHeight w:val="300"/>
        </w:trPr>
        <w:tc>
          <w:tcPr>
            <w:tcW w:w="1692" w:type="dxa"/>
            <w:noWrap/>
            <w:hideMark/>
          </w:tcPr>
          <w:p w14:paraId="5540691F" w14:textId="77777777" w:rsidR="00434914" w:rsidRPr="006C0FB8" w:rsidRDefault="00434914" w:rsidP="00AF720F">
            <w:r w:rsidRPr="006C0FB8">
              <w:t>Personal Device</w:t>
            </w:r>
          </w:p>
        </w:tc>
        <w:tc>
          <w:tcPr>
            <w:tcW w:w="1183" w:type="dxa"/>
            <w:noWrap/>
            <w:hideMark/>
          </w:tcPr>
          <w:p w14:paraId="230DBFFA" w14:textId="77777777" w:rsidR="00434914" w:rsidRPr="006C0FB8" w:rsidRDefault="00434914" w:rsidP="00AF720F">
            <w:r w:rsidRPr="006C0FB8">
              <w:t>N</w:t>
            </w:r>
          </w:p>
        </w:tc>
        <w:tc>
          <w:tcPr>
            <w:tcW w:w="2833" w:type="dxa"/>
            <w:noWrap/>
            <w:hideMark/>
          </w:tcPr>
          <w:p w14:paraId="618A9B02" w14:textId="77777777" w:rsidR="00434914" w:rsidRPr="006C0FB8" w:rsidRDefault="00434914" w:rsidP="00AF720F">
            <w:r w:rsidRPr="006C0FB8">
              <w:t>Whether or not the instrument is intended to be used to and track information for individuals.</w:t>
            </w:r>
          </w:p>
        </w:tc>
        <w:tc>
          <w:tcPr>
            <w:tcW w:w="1269" w:type="dxa"/>
            <w:noWrap/>
            <w:hideMark/>
          </w:tcPr>
          <w:p w14:paraId="1D69769E" w14:textId="77777777" w:rsidR="00434914" w:rsidRPr="006C0FB8" w:rsidRDefault="00434914" w:rsidP="00AF720F">
            <w:r w:rsidRPr="006C0FB8">
              <w:t>Yes, No</w:t>
            </w:r>
          </w:p>
        </w:tc>
        <w:tc>
          <w:tcPr>
            <w:tcW w:w="2018" w:type="dxa"/>
            <w:noWrap/>
            <w:hideMark/>
          </w:tcPr>
          <w:p w14:paraId="71F84B89" w14:textId="77777777" w:rsidR="00434914" w:rsidRPr="006C0FB8" w:rsidRDefault="00434914" w:rsidP="00AF720F">
            <w:r w:rsidRPr="006C0FB8">
              <w:t>Yes, No</w:t>
            </w:r>
          </w:p>
        </w:tc>
      </w:tr>
      <w:tr w:rsidR="00434914" w:rsidRPr="006C0FB8" w14:paraId="762D1CD6" w14:textId="77777777" w:rsidTr="0023061D">
        <w:trPr>
          <w:trHeight w:val="300"/>
        </w:trPr>
        <w:tc>
          <w:tcPr>
            <w:tcW w:w="1692" w:type="dxa"/>
            <w:noWrap/>
            <w:hideMark/>
          </w:tcPr>
          <w:p w14:paraId="2DC53259" w14:textId="77777777" w:rsidR="00434914" w:rsidRPr="006C0FB8" w:rsidRDefault="00434914" w:rsidP="00AF720F">
            <w:r w:rsidRPr="006C0FB8">
              <w:lastRenderedPageBreak/>
              <w:t>Wearable Device</w:t>
            </w:r>
          </w:p>
        </w:tc>
        <w:tc>
          <w:tcPr>
            <w:tcW w:w="1183" w:type="dxa"/>
            <w:noWrap/>
            <w:hideMark/>
          </w:tcPr>
          <w:p w14:paraId="0129481E" w14:textId="77777777" w:rsidR="00434914" w:rsidRPr="006C0FB8" w:rsidRDefault="00434914" w:rsidP="00AF720F">
            <w:r w:rsidRPr="006C0FB8">
              <w:t>N</w:t>
            </w:r>
          </w:p>
        </w:tc>
        <w:tc>
          <w:tcPr>
            <w:tcW w:w="2833" w:type="dxa"/>
            <w:noWrap/>
            <w:hideMark/>
          </w:tcPr>
          <w:p w14:paraId="27C05AD3" w14:textId="77777777" w:rsidR="00434914" w:rsidRPr="006C0FB8" w:rsidRDefault="00434914" w:rsidP="00AF720F">
            <w:r w:rsidRPr="006C0FB8">
              <w:t>Whether or not the instrument can be worn by individuals and track information.</w:t>
            </w:r>
          </w:p>
        </w:tc>
        <w:tc>
          <w:tcPr>
            <w:tcW w:w="1269" w:type="dxa"/>
            <w:noWrap/>
            <w:hideMark/>
          </w:tcPr>
          <w:p w14:paraId="196925C6" w14:textId="77777777" w:rsidR="00434914" w:rsidRPr="006C0FB8" w:rsidRDefault="00434914" w:rsidP="00AF720F">
            <w:r w:rsidRPr="006C0FB8">
              <w:t>Yes, No</w:t>
            </w:r>
          </w:p>
        </w:tc>
        <w:tc>
          <w:tcPr>
            <w:tcW w:w="2018" w:type="dxa"/>
            <w:noWrap/>
            <w:hideMark/>
          </w:tcPr>
          <w:p w14:paraId="71DAE917" w14:textId="77777777" w:rsidR="00434914" w:rsidRPr="006C0FB8" w:rsidRDefault="00434914" w:rsidP="00AF720F">
            <w:r w:rsidRPr="006C0FB8">
              <w:t>Yes, No</w:t>
            </w:r>
          </w:p>
        </w:tc>
      </w:tr>
      <w:tr w:rsidR="00434914" w:rsidRPr="006C0FB8" w14:paraId="1AB468ED" w14:textId="77777777" w:rsidTr="0023061D">
        <w:trPr>
          <w:trHeight w:val="300"/>
        </w:trPr>
        <w:tc>
          <w:tcPr>
            <w:tcW w:w="1692" w:type="dxa"/>
            <w:noWrap/>
            <w:hideMark/>
          </w:tcPr>
          <w:p w14:paraId="3BB8418B" w14:textId="77777777" w:rsidR="00434914" w:rsidRPr="006C0FB8" w:rsidRDefault="00434914" w:rsidP="00AF720F">
            <w:r w:rsidRPr="006C0FB8">
              <w:t>Mobility</w:t>
            </w:r>
          </w:p>
        </w:tc>
        <w:tc>
          <w:tcPr>
            <w:tcW w:w="1183" w:type="dxa"/>
            <w:noWrap/>
            <w:hideMark/>
          </w:tcPr>
          <w:p w14:paraId="26B73874" w14:textId="77777777" w:rsidR="00434914" w:rsidRPr="006C0FB8" w:rsidRDefault="00434914" w:rsidP="00AF720F">
            <w:r w:rsidRPr="006C0FB8">
              <w:t>N</w:t>
            </w:r>
          </w:p>
        </w:tc>
        <w:tc>
          <w:tcPr>
            <w:tcW w:w="2833" w:type="dxa"/>
            <w:noWrap/>
            <w:hideMark/>
          </w:tcPr>
          <w:p w14:paraId="5DFD9481" w14:textId="72B81030" w:rsidR="00434914" w:rsidRPr="006C0FB8" w:rsidRDefault="00275A0A" w:rsidP="00275A0A">
            <w:r>
              <w:t xml:space="preserve">Whether </w:t>
            </w:r>
            <w:r w:rsidR="00434914" w:rsidRPr="006C0FB8">
              <w:t xml:space="preserve">the instrument </w:t>
            </w:r>
            <w:r>
              <w:t xml:space="preserve">can be </w:t>
            </w:r>
            <w:r w:rsidR="00434914" w:rsidRPr="006C0FB8">
              <w:t>moved</w:t>
            </w:r>
            <w:r>
              <w:t xml:space="preserve"> around for measuring the species</w:t>
            </w:r>
            <w:r w:rsidR="00434914" w:rsidRPr="006C0FB8">
              <w:t>.</w:t>
            </w:r>
          </w:p>
        </w:tc>
        <w:tc>
          <w:tcPr>
            <w:tcW w:w="1269" w:type="dxa"/>
            <w:noWrap/>
            <w:hideMark/>
          </w:tcPr>
          <w:p w14:paraId="6436F4F3" w14:textId="77777777" w:rsidR="00434914" w:rsidRPr="006C0FB8" w:rsidRDefault="00434914" w:rsidP="00AF720F">
            <w:r w:rsidRPr="006C0FB8">
              <w:t>Category</w:t>
            </w:r>
          </w:p>
        </w:tc>
        <w:tc>
          <w:tcPr>
            <w:tcW w:w="2018" w:type="dxa"/>
            <w:noWrap/>
            <w:hideMark/>
          </w:tcPr>
          <w:p w14:paraId="2B5FF12F" w14:textId="77777777" w:rsidR="00434914" w:rsidRPr="006C0FB8" w:rsidRDefault="00434914" w:rsidP="00AF720F">
            <w:r w:rsidRPr="006C0FB8">
              <w:t>Mobile, fixed</w:t>
            </w:r>
          </w:p>
        </w:tc>
      </w:tr>
      <w:tr w:rsidR="00434914" w:rsidRPr="006C0FB8" w14:paraId="58D83590" w14:textId="77777777" w:rsidTr="0023061D">
        <w:trPr>
          <w:trHeight w:val="300"/>
        </w:trPr>
        <w:tc>
          <w:tcPr>
            <w:tcW w:w="1692" w:type="dxa"/>
            <w:noWrap/>
            <w:hideMark/>
          </w:tcPr>
          <w:p w14:paraId="1629FF34" w14:textId="77777777" w:rsidR="00434914" w:rsidRPr="006C0FB8" w:rsidRDefault="00434914" w:rsidP="00AF720F">
            <w:r w:rsidRPr="006C0FB8">
              <w:t>Water- or Splash-Proof</w:t>
            </w:r>
          </w:p>
        </w:tc>
        <w:tc>
          <w:tcPr>
            <w:tcW w:w="1183" w:type="dxa"/>
            <w:noWrap/>
            <w:hideMark/>
          </w:tcPr>
          <w:p w14:paraId="64301CB8" w14:textId="77777777" w:rsidR="00434914" w:rsidRPr="006C0FB8" w:rsidRDefault="00434914" w:rsidP="00AF720F">
            <w:r w:rsidRPr="006C0FB8">
              <w:t>N</w:t>
            </w:r>
          </w:p>
        </w:tc>
        <w:tc>
          <w:tcPr>
            <w:tcW w:w="2833" w:type="dxa"/>
            <w:noWrap/>
            <w:hideMark/>
          </w:tcPr>
          <w:p w14:paraId="24CAACD7" w14:textId="77777777" w:rsidR="00434914" w:rsidRPr="006C0FB8" w:rsidRDefault="00434914" w:rsidP="00AF720F">
            <w:r w:rsidRPr="006C0FB8">
              <w:t xml:space="preserve">Whether or not the instrument can tolerate exposure to water. </w:t>
            </w:r>
          </w:p>
        </w:tc>
        <w:tc>
          <w:tcPr>
            <w:tcW w:w="1269" w:type="dxa"/>
            <w:noWrap/>
            <w:hideMark/>
          </w:tcPr>
          <w:p w14:paraId="0E558076" w14:textId="77777777" w:rsidR="00434914" w:rsidRPr="006C0FB8" w:rsidRDefault="00434914" w:rsidP="00AF720F">
            <w:r w:rsidRPr="006C0FB8">
              <w:t>Yes, No</w:t>
            </w:r>
          </w:p>
        </w:tc>
        <w:tc>
          <w:tcPr>
            <w:tcW w:w="2018" w:type="dxa"/>
            <w:noWrap/>
            <w:hideMark/>
          </w:tcPr>
          <w:p w14:paraId="012DE5DE" w14:textId="77777777" w:rsidR="00434914" w:rsidRPr="006C0FB8" w:rsidRDefault="00434914" w:rsidP="00AF720F">
            <w:r w:rsidRPr="006C0FB8">
              <w:t>Yes, No</w:t>
            </w:r>
          </w:p>
        </w:tc>
      </w:tr>
      <w:tr w:rsidR="00434914" w:rsidRPr="006C0FB8" w14:paraId="0BD7A73B" w14:textId="77777777" w:rsidTr="0023061D">
        <w:trPr>
          <w:trHeight w:val="300"/>
        </w:trPr>
        <w:tc>
          <w:tcPr>
            <w:tcW w:w="1692" w:type="dxa"/>
            <w:noWrap/>
            <w:hideMark/>
          </w:tcPr>
          <w:p w14:paraId="798BACD4" w14:textId="77777777" w:rsidR="00434914" w:rsidRPr="006C0FB8" w:rsidRDefault="00434914" w:rsidP="00AF720F">
            <w:r w:rsidRPr="006C0FB8">
              <w:t>Need Power or Not</w:t>
            </w:r>
          </w:p>
        </w:tc>
        <w:tc>
          <w:tcPr>
            <w:tcW w:w="1183" w:type="dxa"/>
            <w:noWrap/>
            <w:hideMark/>
          </w:tcPr>
          <w:p w14:paraId="7E722C4F" w14:textId="77777777" w:rsidR="00434914" w:rsidRPr="006C0FB8" w:rsidRDefault="00434914" w:rsidP="00AF720F">
            <w:r w:rsidRPr="006C0FB8">
              <w:t>N</w:t>
            </w:r>
          </w:p>
        </w:tc>
        <w:tc>
          <w:tcPr>
            <w:tcW w:w="2833" w:type="dxa"/>
            <w:noWrap/>
            <w:hideMark/>
          </w:tcPr>
          <w:p w14:paraId="7D1AD718" w14:textId="77777777" w:rsidR="00434914" w:rsidRPr="006C0FB8" w:rsidRDefault="00434914" w:rsidP="00AF720F">
            <w:r w:rsidRPr="006C0FB8">
              <w:t>Whether or not the instrument needs a source of power for its normal function. If power is needed, the type of power should be listed. See "Source of Power."</w:t>
            </w:r>
          </w:p>
        </w:tc>
        <w:tc>
          <w:tcPr>
            <w:tcW w:w="1269" w:type="dxa"/>
            <w:noWrap/>
            <w:hideMark/>
          </w:tcPr>
          <w:p w14:paraId="09BAB26D" w14:textId="77777777" w:rsidR="00434914" w:rsidRPr="006C0FB8" w:rsidRDefault="00434914" w:rsidP="00AF720F">
            <w:r w:rsidRPr="006C0FB8">
              <w:t>Yes, No</w:t>
            </w:r>
          </w:p>
        </w:tc>
        <w:tc>
          <w:tcPr>
            <w:tcW w:w="2018" w:type="dxa"/>
            <w:noWrap/>
            <w:hideMark/>
          </w:tcPr>
          <w:p w14:paraId="5A5BB911" w14:textId="77777777" w:rsidR="00434914" w:rsidRPr="006C0FB8" w:rsidRDefault="00434914" w:rsidP="00AF720F">
            <w:r w:rsidRPr="006C0FB8">
              <w:t>Yes, No</w:t>
            </w:r>
          </w:p>
        </w:tc>
      </w:tr>
      <w:tr w:rsidR="00434914" w:rsidRPr="006C0FB8" w14:paraId="191EC4D1" w14:textId="77777777" w:rsidTr="0023061D">
        <w:trPr>
          <w:trHeight w:val="300"/>
        </w:trPr>
        <w:tc>
          <w:tcPr>
            <w:tcW w:w="1692" w:type="dxa"/>
            <w:noWrap/>
            <w:hideMark/>
          </w:tcPr>
          <w:p w14:paraId="6B37450B" w14:textId="77777777" w:rsidR="00434914" w:rsidRPr="006C0FB8" w:rsidRDefault="00434914" w:rsidP="00AF720F">
            <w:r w:rsidRPr="006C0FB8">
              <w:t>Source of Power</w:t>
            </w:r>
          </w:p>
        </w:tc>
        <w:tc>
          <w:tcPr>
            <w:tcW w:w="1183" w:type="dxa"/>
            <w:noWrap/>
            <w:hideMark/>
          </w:tcPr>
          <w:p w14:paraId="4260A331" w14:textId="77777777" w:rsidR="00434914" w:rsidRPr="006C0FB8" w:rsidRDefault="00434914" w:rsidP="00AF720F">
            <w:r w:rsidRPr="006C0FB8">
              <w:t>N</w:t>
            </w:r>
          </w:p>
        </w:tc>
        <w:tc>
          <w:tcPr>
            <w:tcW w:w="2833" w:type="dxa"/>
            <w:noWrap/>
            <w:hideMark/>
          </w:tcPr>
          <w:p w14:paraId="106173BB" w14:textId="77777777" w:rsidR="00434914" w:rsidRPr="006C0FB8" w:rsidRDefault="00434914" w:rsidP="00AF720F">
            <w:r w:rsidRPr="006C0FB8">
              <w:t>The type of power that supports the instrument for its normal function/s.</w:t>
            </w:r>
          </w:p>
        </w:tc>
        <w:tc>
          <w:tcPr>
            <w:tcW w:w="1269" w:type="dxa"/>
            <w:noWrap/>
            <w:hideMark/>
          </w:tcPr>
          <w:p w14:paraId="05A19A1D" w14:textId="77777777" w:rsidR="00434914" w:rsidRPr="006C0FB8" w:rsidRDefault="00434914" w:rsidP="00AF720F">
            <w:r w:rsidRPr="006C0FB8">
              <w:t>Category</w:t>
            </w:r>
          </w:p>
        </w:tc>
        <w:tc>
          <w:tcPr>
            <w:tcW w:w="2018" w:type="dxa"/>
            <w:noWrap/>
            <w:hideMark/>
          </w:tcPr>
          <w:p w14:paraId="23A20176" w14:textId="77777777" w:rsidR="00434914" w:rsidRPr="006C0FB8" w:rsidRDefault="00434914" w:rsidP="00AF720F">
            <w:r w:rsidRPr="006C0FB8">
              <w:t>Battery, AC, solar, wind</w:t>
            </w:r>
          </w:p>
        </w:tc>
      </w:tr>
      <w:tr w:rsidR="00434914" w:rsidRPr="006C0FB8" w14:paraId="3CEE031D" w14:textId="77777777" w:rsidTr="0023061D">
        <w:trPr>
          <w:trHeight w:val="300"/>
        </w:trPr>
        <w:tc>
          <w:tcPr>
            <w:tcW w:w="1692" w:type="dxa"/>
            <w:noWrap/>
            <w:hideMark/>
          </w:tcPr>
          <w:p w14:paraId="4C713B33" w14:textId="77777777" w:rsidR="00434914" w:rsidRPr="006C0FB8" w:rsidRDefault="00434914" w:rsidP="00AF720F">
            <w:r w:rsidRPr="006C0FB8">
              <w:t>Battery Operation Time Limit</w:t>
            </w:r>
          </w:p>
        </w:tc>
        <w:tc>
          <w:tcPr>
            <w:tcW w:w="1183" w:type="dxa"/>
            <w:noWrap/>
            <w:hideMark/>
          </w:tcPr>
          <w:p w14:paraId="2EF8F2FD" w14:textId="77777777" w:rsidR="00434914" w:rsidRPr="006C0FB8" w:rsidRDefault="00434914" w:rsidP="00AF720F">
            <w:r w:rsidRPr="006C0FB8">
              <w:t>N</w:t>
            </w:r>
          </w:p>
        </w:tc>
        <w:tc>
          <w:tcPr>
            <w:tcW w:w="2833" w:type="dxa"/>
            <w:noWrap/>
            <w:hideMark/>
          </w:tcPr>
          <w:p w14:paraId="1F8E9720" w14:textId="77777777" w:rsidR="00434914" w:rsidRPr="006C0FB8" w:rsidRDefault="00434914" w:rsidP="00AF720F">
            <w:r w:rsidRPr="006C0FB8">
              <w:t>The duration of battery life, if the "source of power" is battery.</w:t>
            </w:r>
          </w:p>
        </w:tc>
        <w:tc>
          <w:tcPr>
            <w:tcW w:w="1269" w:type="dxa"/>
            <w:noWrap/>
            <w:hideMark/>
          </w:tcPr>
          <w:p w14:paraId="3C48577B" w14:textId="77777777" w:rsidR="00434914" w:rsidRPr="006C0FB8" w:rsidRDefault="00434914" w:rsidP="00AF720F">
            <w:r w:rsidRPr="006C0FB8">
              <w:t>Value and Unit</w:t>
            </w:r>
          </w:p>
        </w:tc>
        <w:tc>
          <w:tcPr>
            <w:tcW w:w="2018" w:type="dxa"/>
            <w:noWrap/>
            <w:hideMark/>
          </w:tcPr>
          <w:p w14:paraId="3E50CDA5" w14:textId="77777777" w:rsidR="00434914" w:rsidRPr="006C0FB8" w:rsidRDefault="00434914" w:rsidP="00AF720F">
            <w:r w:rsidRPr="006C0FB8">
              <w:t>12 hours</w:t>
            </w:r>
          </w:p>
        </w:tc>
      </w:tr>
      <w:tr w:rsidR="00434914" w:rsidRPr="006C0FB8" w14:paraId="07E7F3DB" w14:textId="77777777" w:rsidTr="0023061D">
        <w:trPr>
          <w:trHeight w:val="300"/>
        </w:trPr>
        <w:tc>
          <w:tcPr>
            <w:tcW w:w="1692" w:type="dxa"/>
            <w:noWrap/>
            <w:hideMark/>
          </w:tcPr>
          <w:p w14:paraId="11FA5704" w14:textId="77777777" w:rsidR="00434914" w:rsidRPr="006C0FB8" w:rsidRDefault="00434914" w:rsidP="00AF720F">
            <w:r w:rsidRPr="006C0FB8">
              <w:t>Battery Capacity</w:t>
            </w:r>
          </w:p>
        </w:tc>
        <w:tc>
          <w:tcPr>
            <w:tcW w:w="1183" w:type="dxa"/>
            <w:noWrap/>
            <w:hideMark/>
          </w:tcPr>
          <w:p w14:paraId="4BE8E202" w14:textId="77777777" w:rsidR="00434914" w:rsidRPr="006C0FB8" w:rsidRDefault="00434914" w:rsidP="00AF720F">
            <w:r w:rsidRPr="006C0FB8">
              <w:t>N</w:t>
            </w:r>
          </w:p>
        </w:tc>
        <w:tc>
          <w:tcPr>
            <w:tcW w:w="2833" w:type="dxa"/>
            <w:noWrap/>
            <w:hideMark/>
          </w:tcPr>
          <w:p w14:paraId="4033515A" w14:textId="77777777" w:rsidR="00434914" w:rsidRPr="006C0FB8" w:rsidRDefault="00434914" w:rsidP="00AF720F">
            <w:r w:rsidRPr="006C0FB8">
              <w:t xml:space="preserve">The amount of electric charge the battery can deliver at the rated voltage. </w:t>
            </w:r>
          </w:p>
        </w:tc>
        <w:tc>
          <w:tcPr>
            <w:tcW w:w="1269" w:type="dxa"/>
            <w:noWrap/>
            <w:hideMark/>
          </w:tcPr>
          <w:p w14:paraId="0BC4AF62" w14:textId="77777777" w:rsidR="00434914" w:rsidRPr="006C0FB8" w:rsidRDefault="00434914" w:rsidP="00AF720F">
            <w:r w:rsidRPr="006C0FB8">
              <w:t>Value and Unit</w:t>
            </w:r>
          </w:p>
        </w:tc>
        <w:tc>
          <w:tcPr>
            <w:tcW w:w="2018" w:type="dxa"/>
            <w:noWrap/>
            <w:hideMark/>
          </w:tcPr>
          <w:p w14:paraId="1388F33C" w14:textId="77777777" w:rsidR="00434914" w:rsidRPr="006C0FB8" w:rsidRDefault="00434914" w:rsidP="00AF720F">
            <w:r w:rsidRPr="006C0FB8">
              <w:t>2200mAh</w:t>
            </w:r>
          </w:p>
        </w:tc>
      </w:tr>
      <w:tr w:rsidR="00434914" w:rsidRPr="006C0FB8" w14:paraId="400F47DC" w14:textId="77777777" w:rsidTr="0023061D">
        <w:trPr>
          <w:trHeight w:val="300"/>
        </w:trPr>
        <w:tc>
          <w:tcPr>
            <w:tcW w:w="1692" w:type="dxa"/>
            <w:noWrap/>
            <w:hideMark/>
          </w:tcPr>
          <w:p w14:paraId="6882CEBB" w14:textId="77777777" w:rsidR="00434914" w:rsidRPr="006C0FB8" w:rsidRDefault="00434914" w:rsidP="00AF720F">
            <w:r w:rsidRPr="006C0FB8">
              <w:t>Output Voltage</w:t>
            </w:r>
          </w:p>
        </w:tc>
        <w:tc>
          <w:tcPr>
            <w:tcW w:w="1183" w:type="dxa"/>
            <w:noWrap/>
            <w:hideMark/>
          </w:tcPr>
          <w:p w14:paraId="7D41C248" w14:textId="77777777" w:rsidR="00434914" w:rsidRPr="006C0FB8" w:rsidRDefault="00434914" w:rsidP="00AF720F">
            <w:r w:rsidRPr="006C0FB8">
              <w:t>N</w:t>
            </w:r>
          </w:p>
        </w:tc>
        <w:tc>
          <w:tcPr>
            <w:tcW w:w="2833" w:type="dxa"/>
            <w:noWrap/>
            <w:hideMark/>
          </w:tcPr>
          <w:p w14:paraId="5EC74901" w14:textId="77777777" w:rsidR="00434914" w:rsidRPr="006C0FB8" w:rsidRDefault="00434914" w:rsidP="00AF720F">
            <w:r w:rsidRPr="006C0FB8">
              <w:t>The voltage released by the battery.</w:t>
            </w:r>
          </w:p>
        </w:tc>
        <w:tc>
          <w:tcPr>
            <w:tcW w:w="1269" w:type="dxa"/>
            <w:noWrap/>
            <w:hideMark/>
          </w:tcPr>
          <w:p w14:paraId="1E488727" w14:textId="77777777" w:rsidR="00434914" w:rsidRPr="006C0FB8" w:rsidRDefault="00434914" w:rsidP="00AF720F">
            <w:r w:rsidRPr="006C0FB8">
              <w:t>Value and Unit</w:t>
            </w:r>
          </w:p>
        </w:tc>
        <w:tc>
          <w:tcPr>
            <w:tcW w:w="2018" w:type="dxa"/>
            <w:noWrap/>
            <w:hideMark/>
          </w:tcPr>
          <w:p w14:paraId="5F75AA33" w14:textId="77777777" w:rsidR="00434914" w:rsidRPr="006C0FB8" w:rsidRDefault="00434914" w:rsidP="00AF720F">
            <w:r w:rsidRPr="006C0FB8">
              <w:t>14.8V</w:t>
            </w:r>
          </w:p>
        </w:tc>
      </w:tr>
      <w:tr w:rsidR="00434914" w:rsidRPr="006C0FB8" w14:paraId="3E8DC0DF" w14:textId="77777777" w:rsidTr="0023061D">
        <w:trPr>
          <w:trHeight w:val="300"/>
        </w:trPr>
        <w:tc>
          <w:tcPr>
            <w:tcW w:w="1692" w:type="dxa"/>
            <w:noWrap/>
            <w:hideMark/>
          </w:tcPr>
          <w:p w14:paraId="25449AE4" w14:textId="77777777" w:rsidR="00434914" w:rsidRPr="006C0FB8" w:rsidRDefault="00434914" w:rsidP="00AF720F">
            <w:r w:rsidRPr="006C0FB8">
              <w:t>Rechargeable</w:t>
            </w:r>
          </w:p>
        </w:tc>
        <w:tc>
          <w:tcPr>
            <w:tcW w:w="1183" w:type="dxa"/>
            <w:noWrap/>
            <w:hideMark/>
          </w:tcPr>
          <w:p w14:paraId="53F6D9BE" w14:textId="77777777" w:rsidR="00434914" w:rsidRPr="006C0FB8" w:rsidRDefault="00434914" w:rsidP="00AF720F">
            <w:r w:rsidRPr="006C0FB8">
              <w:t>N</w:t>
            </w:r>
          </w:p>
        </w:tc>
        <w:tc>
          <w:tcPr>
            <w:tcW w:w="2833" w:type="dxa"/>
            <w:noWrap/>
            <w:hideMark/>
          </w:tcPr>
          <w:p w14:paraId="400C41B7" w14:textId="77777777" w:rsidR="00434914" w:rsidRPr="006C0FB8" w:rsidRDefault="00434914" w:rsidP="00AF720F">
            <w:r w:rsidRPr="006C0FB8">
              <w:t>Whether or not the battery's electric charge can be restored by connecting the battery to a recharging device.</w:t>
            </w:r>
          </w:p>
        </w:tc>
        <w:tc>
          <w:tcPr>
            <w:tcW w:w="1269" w:type="dxa"/>
            <w:noWrap/>
            <w:hideMark/>
          </w:tcPr>
          <w:p w14:paraId="3141CE57" w14:textId="77777777" w:rsidR="00434914" w:rsidRPr="006C0FB8" w:rsidRDefault="00434914" w:rsidP="00AF720F">
            <w:r w:rsidRPr="006C0FB8">
              <w:t>Yes, No</w:t>
            </w:r>
          </w:p>
        </w:tc>
        <w:tc>
          <w:tcPr>
            <w:tcW w:w="2018" w:type="dxa"/>
            <w:noWrap/>
            <w:hideMark/>
          </w:tcPr>
          <w:p w14:paraId="4495B6AC" w14:textId="77777777" w:rsidR="00434914" w:rsidRPr="006C0FB8" w:rsidRDefault="00434914" w:rsidP="00AF720F">
            <w:r w:rsidRPr="006C0FB8">
              <w:t>No</w:t>
            </w:r>
          </w:p>
        </w:tc>
      </w:tr>
      <w:tr w:rsidR="00434914" w:rsidRPr="006C0FB8" w14:paraId="50317379" w14:textId="77777777" w:rsidTr="0023061D">
        <w:trPr>
          <w:trHeight w:val="300"/>
        </w:trPr>
        <w:tc>
          <w:tcPr>
            <w:tcW w:w="1692" w:type="dxa"/>
            <w:noWrap/>
            <w:hideMark/>
          </w:tcPr>
          <w:p w14:paraId="5F2D036D" w14:textId="77777777" w:rsidR="00434914" w:rsidRPr="006C0FB8" w:rsidRDefault="00434914" w:rsidP="00AF720F">
            <w:r w:rsidRPr="006C0FB8">
              <w:t>Type of Battery</w:t>
            </w:r>
          </w:p>
        </w:tc>
        <w:tc>
          <w:tcPr>
            <w:tcW w:w="1183" w:type="dxa"/>
            <w:noWrap/>
            <w:hideMark/>
          </w:tcPr>
          <w:p w14:paraId="5CE95353" w14:textId="77777777" w:rsidR="00434914" w:rsidRPr="006C0FB8" w:rsidRDefault="00434914" w:rsidP="00AF720F">
            <w:r w:rsidRPr="006C0FB8">
              <w:t>N</w:t>
            </w:r>
          </w:p>
        </w:tc>
        <w:tc>
          <w:tcPr>
            <w:tcW w:w="2833" w:type="dxa"/>
            <w:noWrap/>
            <w:hideMark/>
          </w:tcPr>
          <w:p w14:paraId="7E2E721D" w14:textId="77777777" w:rsidR="00434914" w:rsidRPr="006C0FB8" w:rsidRDefault="00434914" w:rsidP="00AF720F">
            <w:r w:rsidRPr="006C0FB8">
              <w:t>The category of battery, based on the chemical used in the battery's electrochemical cells.</w:t>
            </w:r>
          </w:p>
        </w:tc>
        <w:tc>
          <w:tcPr>
            <w:tcW w:w="1269" w:type="dxa"/>
            <w:noWrap/>
            <w:hideMark/>
          </w:tcPr>
          <w:p w14:paraId="56DCB001" w14:textId="77777777" w:rsidR="00434914" w:rsidRPr="006C0FB8" w:rsidRDefault="00434914" w:rsidP="00AF720F">
            <w:r w:rsidRPr="006C0FB8">
              <w:t>String</w:t>
            </w:r>
          </w:p>
        </w:tc>
        <w:tc>
          <w:tcPr>
            <w:tcW w:w="2018" w:type="dxa"/>
            <w:noWrap/>
            <w:hideMark/>
          </w:tcPr>
          <w:p w14:paraId="6B58FEBC" w14:textId="226C3083" w:rsidR="00434914" w:rsidRPr="006C0FB8" w:rsidRDefault="000A0BFC" w:rsidP="00AF720F">
            <w:r w:rsidRPr="006C0FB8">
              <w:t>Lithium</w:t>
            </w:r>
            <w:r w:rsidR="00434914" w:rsidRPr="006C0FB8">
              <w:t xml:space="preserve"> Ion batteries, Nickel–cadmium battery</w:t>
            </w:r>
          </w:p>
        </w:tc>
      </w:tr>
      <w:tr w:rsidR="00434914" w:rsidRPr="006C0FB8" w14:paraId="6A3CF8C0" w14:textId="77777777" w:rsidTr="0023061D">
        <w:trPr>
          <w:trHeight w:val="300"/>
        </w:trPr>
        <w:tc>
          <w:tcPr>
            <w:tcW w:w="1692" w:type="dxa"/>
            <w:noWrap/>
            <w:hideMark/>
          </w:tcPr>
          <w:p w14:paraId="1427C87E" w14:textId="77777777" w:rsidR="00434914" w:rsidRPr="006C0FB8" w:rsidRDefault="00434914" w:rsidP="00AF720F">
            <w:r w:rsidRPr="006C0FB8">
              <w:t>Charger</w:t>
            </w:r>
          </w:p>
        </w:tc>
        <w:tc>
          <w:tcPr>
            <w:tcW w:w="1183" w:type="dxa"/>
            <w:noWrap/>
            <w:hideMark/>
          </w:tcPr>
          <w:p w14:paraId="554353F4" w14:textId="77777777" w:rsidR="00434914" w:rsidRPr="006C0FB8" w:rsidRDefault="00434914" w:rsidP="00AF720F">
            <w:r w:rsidRPr="006C0FB8">
              <w:t>N</w:t>
            </w:r>
          </w:p>
        </w:tc>
        <w:tc>
          <w:tcPr>
            <w:tcW w:w="2833" w:type="dxa"/>
            <w:noWrap/>
            <w:hideMark/>
          </w:tcPr>
          <w:p w14:paraId="12F88ABD" w14:textId="77777777" w:rsidR="00434914" w:rsidRPr="006C0FB8" w:rsidRDefault="00434914" w:rsidP="00AF720F">
            <w:r w:rsidRPr="006C0FB8">
              <w:t>If the battery is rechargeable, this element is used to describe the charger.</w:t>
            </w:r>
          </w:p>
        </w:tc>
        <w:tc>
          <w:tcPr>
            <w:tcW w:w="1269" w:type="dxa"/>
            <w:noWrap/>
            <w:hideMark/>
          </w:tcPr>
          <w:p w14:paraId="63EF38FE" w14:textId="77777777" w:rsidR="00434914" w:rsidRPr="006C0FB8" w:rsidRDefault="00434914" w:rsidP="00AF720F">
            <w:r w:rsidRPr="006C0FB8">
              <w:t>String</w:t>
            </w:r>
          </w:p>
        </w:tc>
        <w:tc>
          <w:tcPr>
            <w:tcW w:w="2018" w:type="dxa"/>
            <w:noWrap/>
            <w:hideMark/>
          </w:tcPr>
          <w:p w14:paraId="6B6A5B49" w14:textId="77777777" w:rsidR="00434914" w:rsidRPr="006C0FB8" w:rsidRDefault="00434914" w:rsidP="00AF720F">
            <w:r w:rsidRPr="006C0FB8">
              <w:t>1.2 amp external battery charger</w:t>
            </w:r>
          </w:p>
        </w:tc>
      </w:tr>
      <w:tr w:rsidR="00434914" w:rsidRPr="006C0FB8" w14:paraId="3CEE08C3" w14:textId="77777777" w:rsidTr="0023061D">
        <w:trPr>
          <w:trHeight w:val="300"/>
        </w:trPr>
        <w:tc>
          <w:tcPr>
            <w:tcW w:w="1692" w:type="dxa"/>
            <w:noWrap/>
            <w:hideMark/>
          </w:tcPr>
          <w:p w14:paraId="401FDA0E" w14:textId="77777777" w:rsidR="00434914" w:rsidRPr="006C0FB8" w:rsidRDefault="00434914" w:rsidP="00AF720F">
            <w:r w:rsidRPr="006C0FB8">
              <w:t>Time to Fully Charged</w:t>
            </w:r>
          </w:p>
        </w:tc>
        <w:tc>
          <w:tcPr>
            <w:tcW w:w="1183" w:type="dxa"/>
            <w:noWrap/>
            <w:hideMark/>
          </w:tcPr>
          <w:p w14:paraId="20FD320A" w14:textId="77777777" w:rsidR="00434914" w:rsidRPr="006C0FB8" w:rsidRDefault="00434914" w:rsidP="00AF720F">
            <w:r w:rsidRPr="006C0FB8">
              <w:t>N</w:t>
            </w:r>
          </w:p>
        </w:tc>
        <w:tc>
          <w:tcPr>
            <w:tcW w:w="2833" w:type="dxa"/>
            <w:noWrap/>
            <w:hideMark/>
          </w:tcPr>
          <w:p w14:paraId="2C757324" w14:textId="62A72140" w:rsidR="00434914" w:rsidRPr="006C0FB8" w:rsidRDefault="005A0530" w:rsidP="004A3519">
            <w:r>
              <w:t xml:space="preserve">The time taken to </w:t>
            </w:r>
            <w:r w:rsidR="004A3519">
              <w:t>re</w:t>
            </w:r>
            <w:r>
              <w:t xml:space="preserve">charge </w:t>
            </w:r>
            <w:r w:rsidR="004A3519">
              <w:t xml:space="preserve">the </w:t>
            </w:r>
            <w:r>
              <w:t>battery.</w:t>
            </w:r>
            <w:r w:rsidR="004A3519" w:rsidRPr="006C0FB8" w:rsidDel="004A3519">
              <w:t xml:space="preserve"> </w:t>
            </w:r>
          </w:p>
        </w:tc>
        <w:tc>
          <w:tcPr>
            <w:tcW w:w="1269" w:type="dxa"/>
            <w:noWrap/>
            <w:hideMark/>
          </w:tcPr>
          <w:p w14:paraId="30CEE6D3" w14:textId="77777777" w:rsidR="00434914" w:rsidRPr="006C0FB8" w:rsidRDefault="00434914" w:rsidP="00AF720F">
            <w:r w:rsidRPr="006C0FB8">
              <w:t>Value and Unit</w:t>
            </w:r>
          </w:p>
        </w:tc>
        <w:tc>
          <w:tcPr>
            <w:tcW w:w="2018" w:type="dxa"/>
            <w:noWrap/>
            <w:hideMark/>
          </w:tcPr>
          <w:p w14:paraId="0C79EFB7" w14:textId="77777777" w:rsidR="00434914" w:rsidRPr="006C0FB8" w:rsidRDefault="00434914" w:rsidP="00AF720F">
            <w:r w:rsidRPr="006C0FB8">
              <w:t>Full recharge in less than 6 hours</w:t>
            </w:r>
          </w:p>
        </w:tc>
      </w:tr>
      <w:tr w:rsidR="00434914" w:rsidRPr="006C0FB8" w14:paraId="52563F31" w14:textId="77777777" w:rsidTr="0023061D">
        <w:trPr>
          <w:trHeight w:val="300"/>
        </w:trPr>
        <w:tc>
          <w:tcPr>
            <w:tcW w:w="1692" w:type="dxa"/>
            <w:noWrap/>
            <w:hideMark/>
          </w:tcPr>
          <w:p w14:paraId="12D2ED0C" w14:textId="77777777" w:rsidR="00434914" w:rsidRPr="006C0FB8" w:rsidRDefault="00434914" w:rsidP="00AF720F">
            <w:r w:rsidRPr="006C0FB8">
              <w:t>Display</w:t>
            </w:r>
          </w:p>
        </w:tc>
        <w:tc>
          <w:tcPr>
            <w:tcW w:w="1183" w:type="dxa"/>
            <w:noWrap/>
            <w:hideMark/>
          </w:tcPr>
          <w:p w14:paraId="40DC8E6C" w14:textId="77777777" w:rsidR="00434914" w:rsidRPr="006C0FB8" w:rsidRDefault="00434914" w:rsidP="00AF720F">
            <w:r w:rsidRPr="006C0FB8">
              <w:t>N</w:t>
            </w:r>
          </w:p>
        </w:tc>
        <w:tc>
          <w:tcPr>
            <w:tcW w:w="2833" w:type="dxa"/>
            <w:noWrap/>
            <w:hideMark/>
          </w:tcPr>
          <w:p w14:paraId="68508D63" w14:textId="77777777" w:rsidR="00434914" w:rsidRPr="006C0FB8" w:rsidRDefault="00434914" w:rsidP="00AF720F">
            <w:r w:rsidRPr="006C0FB8">
              <w:t>Whether or not the instrument is capable of displaying information. If yes, more information can be recorded in the following data element, such as how many monitors, and what type of monitors does it have.</w:t>
            </w:r>
          </w:p>
        </w:tc>
        <w:tc>
          <w:tcPr>
            <w:tcW w:w="1269" w:type="dxa"/>
            <w:noWrap/>
            <w:hideMark/>
          </w:tcPr>
          <w:p w14:paraId="754D0C18" w14:textId="77777777" w:rsidR="00434914" w:rsidRPr="006C0FB8" w:rsidRDefault="00434914" w:rsidP="00AF720F">
            <w:r w:rsidRPr="006C0FB8">
              <w:t>Yes, No</w:t>
            </w:r>
          </w:p>
        </w:tc>
        <w:tc>
          <w:tcPr>
            <w:tcW w:w="2018" w:type="dxa"/>
            <w:noWrap/>
            <w:hideMark/>
          </w:tcPr>
          <w:p w14:paraId="27D5DB99" w14:textId="77777777" w:rsidR="00434914" w:rsidRPr="006C0FB8" w:rsidRDefault="00434914" w:rsidP="00AF720F">
            <w:r w:rsidRPr="006C0FB8">
              <w:t>Yes</w:t>
            </w:r>
          </w:p>
        </w:tc>
      </w:tr>
      <w:tr w:rsidR="00434914" w:rsidRPr="006C0FB8" w14:paraId="477488E9" w14:textId="77777777" w:rsidTr="0023061D">
        <w:trPr>
          <w:trHeight w:val="300"/>
        </w:trPr>
        <w:tc>
          <w:tcPr>
            <w:tcW w:w="1692" w:type="dxa"/>
            <w:noWrap/>
            <w:hideMark/>
          </w:tcPr>
          <w:p w14:paraId="51C326FF" w14:textId="77777777" w:rsidR="00434914" w:rsidRPr="006C0FB8" w:rsidRDefault="00434914" w:rsidP="00AF720F">
            <w:r w:rsidRPr="006C0FB8">
              <w:lastRenderedPageBreak/>
              <w:t>Number of Display</w:t>
            </w:r>
          </w:p>
        </w:tc>
        <w:tc>
          <w:tcPr>
            <w:tcW w:w="1183" w:type="dxa"/>
            <w:noWrap/>
            <w:hideMark/>
          </w:tcPr>
          <w:p w14:paraId="46BBE991" w14:textId="77777777" w:rsidR="00434914" w:rsidRPr="006C0FB8" w:rsidRDefault="00434914" w:rsidP="00AF720F">
            <w:r w:rsidRPr="006C0FB8">
              <w:t>N</w:t>
            </w:r>
          </w:p>
        </w:tc>
        <w:tc>
          <w:tcPr>
            <w:tcW w:w="2833" w:type="dxa"/>
            <w:noWrap/>
            <w:hideMark/>
          </w:tcPr>
          <w:p w14:paraId="31FC2CDA" w14:textId="584A6B53" w:rsidR="00434914" w:rsidRPr="006C0FB8" w:rsidRDefault="000A0BFC" w:rsidP="000A0BFC">
            <w:r>
              <w:t xml:space="preserve">The number of displays with the </w:t>
            </w:r>
            <w:r w:rsidR="00434914" w:rsidRPr="006C0FB8">
              <w:t>instrument.</w:t>
            </w:r>
          </w:p>
        </w:tc>
        <w:tc>
          <w:tcPr>
            <w:tcW w:w="1269" w:type="dxa"/>
            <w:noWrap/>
            <w:hideMark/>
          </w:tcPr>
          <w:p w14:paraId="3251847B" w14:textId="77777777" w:rsidR="00434914" w:rsidRPr="006C0FB8" w:rsidRDefault="00434914" w:rsidP="00AF720F">
            <w:r w:rsidRPr="006C0FB8">
              <w:t>String (Numerical)</w:t>
            </w:r>
          </w:p>
        </w:tc>
        <w:tc>
          <w:tcPr>
            <w:tcW w:w="2018" w:type="dxa"/>
            <w:noWrap/>
            <w:hideMark/>
          </w:tcPr>
          <w:p w14:paraId="7C5441FD" w14:textId="77777777" w:rsidR="00434914" w:rsidRPr="006C0FB8" w:rsidRDefault="00434914" w:rsidP="00AF720F">
            <w:r w:rsidRPr="006C0FB8">
              <w:t>2</w:t>
            </w:r>
          </w:p>
        </w:tc>
      </w:tr>
      <w:tr w:rsidR="00434914" w:rsidRPr="006C0FB8" w14:paraId="746510B0" w14:textId="77777777" w:rsidTr="0023061D">
        <w:trPr>
          <w:trHeight w:val="300"/>
        </w:trPr>
        <w:tc>
          <w:tcPr>
            <w:tcW w:w="1692" w:type="dxa"/>
            <w:noWrap/>
            <w:hideMark/>
          </w:tcPr>
          <w:p w14:paraId="5CB5322D" w14:textId="77777777" w:rsidR="00434914" w:rsidRPr="006C0FB8" w:rsidRDefault="00434914" w:rsidP="00AF720F">
            <w:r w:rsidRPr="006C0FB8">
              <w:t>Type of Display</w:t>
            </w:r>
          </w:p>
        </w:tc>
        <w:tc>
          <w:tcPr>
            <w:tcW w:w="1183" w:type="dxa"/>
            <w:noWrap/>
            <w:hideMark/>
          </w:tcPr>
          <w:p w14:paraId="2E52D8E4" w14:textId="77777777" w:rsidR="00434914" w:rsidRPr="006C0FB8" w:rsidRDefault="00434914" w:rsidP="00AF720F">
            <w:r w:rsidRPr="006C0FB8">
              <w:t>N</w:t>
            </w:r>
          </w:p>
        </w:tc>
        <w:tc>
          <w:tcPr>
            <w:tcW w:w="2833" w:type="dxa"/>
            <w:noWrap/>
            <w:hideMark/>
          </w:tcPr>
          <w:p w14:paraId="3B5775ED" w14:textId="77777777" w:rsidR="00434914" w:rsidRPr="006C0FB8" w:rsidRDefault="00434914" w:rsidP="00AF720F">
            <w:r w:rsidRPr="006C0FB8">
              <w:t>The category of the monitor used to display information.</w:t>
            </w:r>
          </w:p>
        </w:tc>
        <w:tc>
          <w:tcPr>
            <w:tcW w:w="1269" w:type="dxa"/>
            <w:noWrap/>
            <w:hideMark/>
          </w:tcPr>
          <w:p w14:paraId="2553C96F" w14:textId="77777777" w:rsidR="00434914" w:rsidRPr="006C0FB8" w:rsidRDefault="00434914" w:rsidP="00AF720F">
            <w:r w:rsidRPr="006C0FB8">
              <w:t>Category</w:t>
            </w:r>
          </w:p>
        </w:tc>
        <w:tc>
          <w:tcPr>
            <w:tcW w:w="2018" w:type="dxa"/>
            <w:noWrap/>
            <w:hideMark/>
          </w:tcPr>
          <w:p w14:paraId="1A6373FA" w14:textId="77777777" w:rsidR="00434914" w:rsidRPr="006C0FB8" w:rsidRDefault="00434914" w:rsidP="00AF720F">
            <w:r w:rsidRPr="006C0FB8">
              <w:t>LCD screen, LED monitor</w:t>
            </w:r>
          </w:p>
        </w:tc>
      </w:tr>
      <w:tr w:rsidR="00434914" w:rsidRPr="006C0FB8" w14:paraId="73CFB0E7" w14:textId="77777777" w:rsidTr="0023061D">
        <w:trPr>
          <w:trHeight w:val="300"/>
        </w:trPr>
        <w:tc>
          <w:tcPr>
            <w:tcW w:w="1692" w:type="dxa"/>
            <w:noWrap/>
            <w:hideMark/>
          </w:tcPr>
          <w:p w14:paraId="643E2C18" w14:textId="77777777" w:rsidR="00434914" w:rsidRPr="006C0FB8" w:rsidRDefault="00434914" w:rsidP="00AF720F">
            <w:r w:rsidRPr="006C0FB8">
              <w:t>Warranty</w:t>
            </w:r>
          </w:p>
        </w:tc>
        <w:tc>
          <w:tcPr>
            <w:tcW w:w="1183" w:type="dxa"/>
            <w:noWrap/>
            <w:hideMark/>
          </w:tcPr>
          <w:p w14:paraId="402E6DCF" w14:textId="77777777" w:rsidR="00434914" w:rsidRPr="006C0FB8" w:rsidRDefault="00434914" w:rsidP="00AF720F">
            <w:r w:rsidRPr="006C0FB8">
              <w:t>N</w:t>
            </w:r>
          </w:p>
        </w:tc>
        <w:tc>
          <w:tcPr>
            <w:tcW w:w="2833" w:type="dxa"/>
            <w:noWrap/>
            <w:hideMark/>
          </w:tcPr>
          <w:p w14:paraId="503776EA" w14:textId="77777777" w:rsidR="00434914" w:rsidRPr="006C0FB8" w:rsidRDefault="00434914" w:rsidP="00AF720F">
            <w:r w:rsidRPr="006C0FB8">
              <w:t xml:space="preserve">Whether or not the instrument comes with a warranty. If Yes, more information can be provided, such as the warranty time and warranty condition. </w:t>
            </w:r>
          </w:p>
        </w:tc>
        <w:tc>
          <w:tcPr>
            <w:tcW w:w="1269" w:type="dxa"/>
            <w:noWrap/>
            <w:hideMark/>
          </w:tcPr>
          <w:p w14:paraId="7AD9CB3E" w14:textId="77777777" w:rsidR="00434914" w:rsidRPr="006C0FB8" w:rsidRDefault="00434914" w:rsidP="00AF720F">
            <w:r w:rsidRPr="006C0FB8">
              <w:t>Yes, No</w:t>
            </w:r>
          </w:p>
        </w:tc>
        <w:tc>
          <w:tcPr>
            <w:tcW w:w="2018" w:type="dxa"/>
            <w:noWrap/>
            <w:hideMark/>
          </w:tcPr>
          <w:p w14:paraId="1056FA5E" w14:textId="77777777" w:rsidR="00434914" w:rsidRPr="006C0FB8" w:rsidRDefault="00434914" w:rsidP="00AF720F">
            <w:r w:rsidRPr="006C0FB8">
              <w:t>Yes</w:t>
            </w:r>
          </w:p>
        </w:tc>
      </w:tr>
      <w:tr w:rsidR="00434914" w:rsidRPr="006C0FB8" w14:paraId="5A6311E8" w14:textId="77777777" w:rsidTr="0023061D">
        <w:trPr>
          <w:trHeight w:val="300"/>
        </w:trPr>
        <w:tc>
          <w:tcPr>
            <w:tcW w:w="1692" w:type="dxa"/>
            <w:noWrap/>
            <w:hideMark/>
          </w:tcPr>
          <w:p w14:paraId="01C27613" w14:textId="77777777" w:rsidR="00434914" w:rsidRPr="006C0FB8" w:rsidRDefault="00434914" w:rsidP="00AF720F">
            <w:r w:rsidRPr="006C0FB8">
              <w:t>Warranty Time</w:t>
            </w:r>
          </w:p>
        </w:tc>
        <w:tc>
          <w:tcPr>
            <w:tcW w:w="1183" w:type="dxa"/>
            <w:noWrap/>
            <w:hideMark/>
          </w:tcPr>
          <w:p w14:paraId="1C385699" w14:textId="77777777" w:rsidR="00434914" w:rsidRPr="006C0FB8" w:rsidRDefault="00434914" w:rsidP="00AF720F">
            <w:r w:rsidRPr="006C0FB8">
              <w:t>N</w:t>
            </w:r>
          </w:p>
        </w:tc>
        <w:tc>
          <w:tcPr>
            <w:tcW w:w="2833" w:type="dxa"/>
            <w:noWrap/>
            <w:hideMark/>
          </w:tcPr>
          <w:p w14:paraId="385EFF0E" w14:textId="77777777" w:rsidR="00434914" w:rsidRPr="006C0FB8" w:rsidRDefault="00434914" w:rsidP="00AF720F">
            <w:r w:rsidRPr="006C0FB8">
              <w:t>The length of time covered by the instrument's warranty.</w:t>
            </w:r>
          </w:p>
        </w:tc>
        <w:tc>
          <w:tcPr>
            <w:tcW w:w="1269" w:type="dxa"/>
            <w:noWrap/>
            <w:hideMark/>
          </w:tcPr>
          <w:p w14:paraId="2F6B93E7" w14:textId="77777777" w:rsidR="00434914" w:rsidRPr="006C0FB8" w:rsidRDefault="00434914" w:rsidP="00AF720F">
            <w:r w:rsidRPr="006C0FB8">
              <w:t>Value and Unit</w:t>
            </w:r>
          </w:p>
        </w:tc>
        <w:tc>
          <w:tcPr>
            <w:tcW w:w="2018" w:type="dxa"/>
            <w:noWrap/>
            <w:hideMark/>
          </w:tcPr>
          <w:p w14:paraId="4D15DA43" w14:textId="77777777" w:rsidR="00434914" w:rsidRPr="006C0FB8" w:rsidRDefault="00434914" w:rsidP="00AF720F">
            <w:r w:rsidRPr="006C0FB8">
              <w:t>1 year</w:t>
            </w:r>
          </w:p>
        </w:tc>
      </w:tr>
      <w:tr w:rsidR="00434914" w:rsidRPr="006C0FB8" w14:paraId="47CCCA02" w14:textId="77777777" w:rsidTr="0023061D">
        <w:trPr>
          <w:trHeight w:val="300"/>
        </w:trPr>
        <w:tc>
          <w:tcPr>
            <w:tcW w:w="1692" w:type="dxa"/>
            <w:noWrap/>
            <w:hideMark/>
          </w:tcPr>
          <w:p w14:paraId="25B2DBC2" w14:textId="77777777" w:rsidR="00434914" w:rsidRPr="006C0FB8" w:rsidRDefault="00434914" w:rsidP="00AF720F">
            <w:r w:rsidRPr="006C0FB8">
              <w:t>Warranty Condition</w:t>
            </w:r>
          </w:p>
        </w:tc>
        <w:tc>
          <w:tcPr>
            <w:tcW w:w="1183" w:type="dxa"/>
            <w:noWrap/>
            <w:hideMark/>
          </w:tcPr>
          <w:p w14:paraId="59A55939" w14:textId="77777777" w:rsidR="00434914" w:rsidRPr="006C0FB8" w:rsidRDefault="00434914" w:rsidP="00AF720F">
            <w:r w:rsidRPr="006C0FB8">
              <w:t>N</w:t>
            </w:r>
          </w:p>
        </w:tc>
        <w:tc>
          <w:tcPr>
            <w:tcW w:w="2833" w:type="dxa"/>
            <w:noWrap/>
            <w:hideMark/>
          </w:tcPr>
          <w:p w14:paraId="375CBEF1" w14:textId="1A51FEB8" w:rsidR="00434914" w:rsidRPr="006C0FB8" w:rsidRDefault="00434914" w:rsidP="00F15250">
            <w:r w:rsidRPr="006C0FB8">
              <w:t xml:space="preserve">The facts or conditions under which the warranty </w:t>
            </w:r>
            <w:r w:rsidR="00F15250">
              <w:t>is valid</w:t>
            </w:r>
            <w:r w:rsidRPr="006C0FB8">
              <w:t>.</w:t>
            </w:r>
          </w:p>
        </w:tc>
        <w:tc>
          <w:tcPr>
            <w:tcW w:w="1269" w:type="dxa"/>
            <w:noWrap/>
            <w:hideMark/>
          </w:tcPr>
          <w:p w14:paraId="7C15F837" w14:textId="77777777" w:rsidR="00434914" w:rsidRPr="006C0FB8" w:rsidRDefault="00434914" w:rsidP="00AF720F">
            <w:r w:rsidRPr="006C0FB8">
              <w:t>String</w:t>
            </w:r>
          </w:p>
        </w:tc>
        <w:tc>
          <w:tcPr>
            <w:tcW w:w="2018" w:type="dxa"/>
            <w:noWrap/>
            <w:hideMark/>
          </w:tcPr>
          <w:p w14:paraId="71E05FEC" w14:textId="77777777" w:rsidR="00434914" w:rsidRPr="006C0FB8" w:rsidRDefault="00434914" w:rsidP="00AF720F">
            <w:r w:rsidRPr="006C0FB8">
              <w:t>The period of warranty shall start from the date of delivery of the product to the customer and shall cover a period of 2 years</w:t>
            </w:r>
          </w:p>
        </w:tc>
      </w:tr>
      <w:tr w:rsidR="00434914" w:rsidRPr="006C0FB8" w14:paraId="6BE65311" w14:textId="77777777" w:rsidTr="0023061D">
        <w:trPr>
          <w:trHeight w:val="300"/>
        </w:trPr>
        <w:tc>
          <w:tcPr>
            <w:tcW w:w="1692" w:type="dxa"/>
            <w:noWrap/>
            <w:hideMark/>
          </w:tcPr>
          <w:p w14:paraId="166E9083" w14:textId="77777777" w:rsidR="00434914" w:rsidRPr="006C0FB8" w:rsidRDefault="00434914" w:rsidP="00AF720F">
            <w:r w:rsidRPr="006C0FB8">
              <w:t>Lifetime of Device</w:t>
            </w:r>
          </w:p>
        </w:tc>
        <w:tc>
          <w:tcPr>
            <w:tcW w:w="1183" w:type="dxa"/>
            <w:noWrap/>
            <w:hideMark/>
          </w:tcPr>
          <w:p w14:paraId="2AAAA6A4" w14:textId="77777777" w:rsidR="00434914" w:rsidRPr="006C0FB8" w:rsidRDefault="00434914" w:rsidP="00AF720F">
            <w:r w:rsidRPr="006C0FB8">
              <w:t>N</w:t>
            </w:r>
          </w:p>
        </w:tc>
        <w:tc>
          <w:tcPr>
            <w:tcW w:w="2833" w:type="dxa"/>
            <w:noWrap/>
            <w:hideMark/>
          </w:tcPr>
          <w:p w14:paraId="6FC7AC21" w14:textId="3A042672" w:rsidR="00434914" w:rsidRPr="006C0FB8" w:rsidRDefault="00434914" w:rsidP="00285A28">
            <w:r w:rsidRPr="006C0FB8">
              <w:t xml:space="preserve">The duration of </w:t>
            </w:r>
            <w:r w:rsidR="00F15250">
              <w:t xml:space="preserve">time during which </w:t>
            </w:r>
            <w:r w:rsidRPr="006C0FB8">
              <w:t>the instrument</w:t>
            </w:r>
            <w:r w:rsidR="00F15250">
              <w:t xml:space="preserve"> is expected to function </w:t>
            </w:r>
            <w:r w:rsidR="00C07A72">
              <w:t xml:space="preserve">properly according to </w:t>
            </w:r>
            <w:r w:rsidR="00F15250">
              <w:t>the manufacturer</w:t>
            </w:r>
            <w:r w:rsidR="00C07A72">
              <w:t>.</w:t>
            </w:r>
          </w:p>
        </w:tc>
        <w:tc>
          <w:tcPr>
            <w:tcW w:w="1269" w:type="dxa"/>
            <w:noWrap/>
            <w:hideMark/>
          </w:tcPr>
          <w:p w14:paraId="5A2363ED" w14:textId="77777777" w:rsidR="00434914" w:rsidRPr="006C0FB8" w:rsidRDefault="00434914" w:rsidP="00AF720F">
            <w:r w:rsidRPr="006C0FB8">
              <w:t>String</w:t>
            </w:r>
          </w:p>
        </w:tc>
        <w:tc>
          <w:tcPr>
            <w:tcW w:w="2018" w:type="dxa"/>
            <w:noWrap/>
            <w:hideMark/>
          </w:tcPr>
          <w:p w14:paraId="1ABD5158" w14:textId="77777777" w:rsidR="00434914" w:rsidRPr="006C0FB8" w:rsidRDefault="00434914" w:rsidP="00AF720F">
            <w:r w:rsidRPr="006C0FB8">
              <w:t>Re-usable; If a problem must replace (not repairable)</w:t>
            </w:r>
          </w:p>
        </w:tc>
      </w:tr>
      <w:tr w:rsidR="00434914" w:rsidRPr="006C0FB8" w14:paraId="57AAF05B" w14:textId="77777777" w:rsidTr="0023061D">
        <w:trPr>
          <w:trHeight w:val="300"/>
        </w:trPr>
        <w:tc>
          <w:tcPr>
            <w:tcW w:w="1692" w:type="dxa"/>
            <w:noWrap/>
            <w:hideMark/>
          </w:tcPr>
          <w:p w14:paraId="7E0D928E" w14:textId="77777777" w:rsidR="00434914" w:rsidRPr="006C0FB8" w:rsidRDefault="00434914" w:rsidP="00AF720F">
            <w:r w:rsidRPr="006C0FB8">
              <w:t>Recommended Maintenance Method</w:t>
            </w:r>
          </w:p>
        </w:tc>
        <w:tc>
          <w:tcPr>
            <w:tcW w:w="1183" w:type="dxa"/>
            <w:noWrap/>
            <w:hideMark/>
          </w:tcPr>
          <w:p w14:paraId="69BC5AA1" w14:textId="77777777" w:rsidR="00434914" w:rsidRPr="006C0FB8" w:rsidRDefault="00434914" w:rsidP="00AF720F">
            <w:r w:rsidRPr="006C0FB8">
              <w:t>N</w:t>
            </w:r>
          </w:p>
        </w:tc>
        <w:tc>
          <w:tcPr>
            <w:tcW w:w="2833" w:type="dxa"/>
            <w:noWrap/>
            <w:hideMark/>
          </w:tcPr>
          <w:p w14:paraId="79EDB4DE" w14:textId="2C0FC8E8" w:rsidR="00434914" w:rsidRPr="006C0FB8" w:rsidRDefault="00434914" w:rsidP="00C07A72">
            <w:r w:rsidRPr="006C0FB8">
              <w:t>The method suggested for maintaining the instrument</w:t>
            </w:r>
            <w:r w:rsidR="0023061D">
              <w:t>.</w:t>
            </w:r>
          </w:p>
        </w:tc>
        <w:tc>
          <w:tcPr>
            <w:tcW w:w="1269" w:type="dxa"/>
            <w:noWrap/>
            <w:hideMark/>
          </w:tcPr>
          <w:p w14:paraId="2F409572" w14:textId="77777777" w:rsidR="00434914" w:rsidRPr="006C0FB8" w:rsidRDefault="00434914" w:rsidP="00AF720F">
            <w:r w:rsidRPr="006C0FB8">
              <w:t>String</w:t>
            </w:r>
          </w:p>
        </w:tc>
        <w:tc>
          <w:tcPr>
            <w:tcW w:w="2018" w:type="dxa"/>
            <w:noWrap/>
            <w:hideMark/>
          </w:tcPr>
          <w:p w14:paraId="5BB2065C" w14:textId="77777777" w:rsidR="00434914" w:rsidRPr="006C0FB8" w:rsidRDefault="00434914" w:rsidP="00AF720F">
            <w:r w:rsidRPr="006C0FB8">
              <w:t>Clean with compressed air</w:t>
            </w:r>
          </w:p>
        </w:tc>
      </w:tr>
      <w:tr w:rsidR="00434914" w:rsidRPr="006C0FB8" w14:paraId="1643B1A7" w14:textId="77777777" w:rsidTr="0023061D">
        <w:trPr>
          <w:trHeight w:val="300"/>
        </w:trPr>
        <w:tc>
          <w:tcPr>
            <w:tcW w:w="1692" w:type="dxa"/>
            <w:noWrap/>
            <w:hideMark/>
          </w:tcPr>
          <w:p w14:paraId="53D3B357" w14:textId="77777777" w:rsidR="00434914" w:rsidRPr="006C0FB8" w:rsidRDefault="00434914" w:rsidP="00AF720F">
            <w:r w:rsidRPr="006C0FB8">
              <w:t>Recommended Maintenance Frequency</w:t>
            </w:r>
          </w:p>
        </w:tc>
        <w:tc>
          <w:tcPr>
            <w:tcW w:w="1183" w:type="dxa"/>
            <w:noWrap/>
            <w:hideMark/>
          </w:tcPr>
          <w:p w14:paraId="7B93FA1A" w14:textId="77777777" w:rsidR="00434914" w:rsidRPr="006C0FB8" w:rsidRDefault="00434914" w:rsidP="00AF720F">
            <w:r w:rsidRPr="006C0FB8">
              <w:t>N</w:t>
            </w:r>
          </w:p>
        </w:tc>
        <w:tc>
          <w:tcPr>
            <w:tcW w:w="2833" w:type="dxa"/>
            <w:noWrap/>
            <w:hideMark/>
          </w:tcPr>
          <w:p w14:paraId="76EEAE0E" w14:textId="7FEFD232" w:rsidR="00434914" w:rsidRPr="006C0FB8" w:rsidRDefault="00434914" w:rsidP="0023061D">
            <w:r w:rsidRPr="006C0FB8">
              <w:t xml:space="preserve">The </w:t>
            </w:r>
            <w:r w:rsidR="0023061D">
              <w:t>frequency</w:t>
            </w:r>
            <w:r w:rsidR="0023061D" w:rsidRPr="006C0FB8">
              <w:t xml:space="preserve"> </w:t>
            </w:r>
            <w:r w:rsidRPr="006C0FB8">
              <w:t xml:space="preserve">at which the </w:t>
            </w:r>
            <w:r w:rsidR="0023061D">
              <w:t>maintenance should be repeated</w:t>
            </w:r>
          </w:p>
        </w:tc>
        <w:tc>
          <w:tcPr>
            <w:tcW w:w="1269" w:type="dxa"/>
            <w:noWrap/>
            <w:hideMark/>
          </w:tcPr>
          <w:p w14:paraId="3D983D9B" w14:textId="77777777" w:rsidR="00434914" w:rsidRPr="006C0FB8" w:rsidRDefault="00434914" w:rsidP="00AF720F">
            <w:r w:rsidRPr="006C0FB8">
              <w:t>String</w:t>
            </w:r>
          </w:p>
        </w:tc>
        <w:tc>
          <w:tcPr>
            <w:tcW w:w="2018" w:type="dxa"/>
            <w:noWrap/>
            <w:hideMark/>
          </w:tcPr>
          <w:p w14:paraId="14803A27" w14:textId="77777777" w:rsidR="00434914" w:rsidRPr="006C0FB8" w:rsidRDefault="00434914" w:rsidP="00AF720F">
            <w:r w:rsidRPr="006C0FB8">
              <w:t>At least once a month</w:t>
            </w:r>
          </w:p>
        </w:tc>
      </w:tr>
    </w:tbl>
    <w:p w14:paraId="1659C639" w14:textId="77777777" w:rsidR="00AD4CCC" w:rsidRDefault="00AD4CCC">
      <w:pPr>
        <w:ind w:left="720"/>
      </w:pPr>
    </w:p>
    <w:p w14:paraId="2A950B9D" w14:textId="77777777" w:rsidR="00AD4CCC" w:rsidRDefault="009F3290" w:rsidP="00437780">
      <w:pPr>
        <w:numPr>
          <w:ilvl w:val="2"/>
          <w:numId w:val="10"/>
        </w:numPr>
        <w:ind w:left="900" w:hanging="270"/>
        <w:contextualSpacing/>
        <w:jc w:val="both"/>
      </w:pPr>
      <w:r>
        <w:t xml:space="preserve">Conventions </w:t>
      </w:r>
    </w:p>
    <w:p w14:paraId="32EB4C9E" w14:textId="77777777" w:rsidR="00AD4CCC" w:rsidRDefault="009F3290" w:rsidP="00437780">
      <w:pPr>
        <w:numPr>
          <w:ilvl w:val="0"/>
          <w:numId w:val="6"/>
        </w:numPr>
        <w:ind w:left="900" w:hanging="270"/>
        <w:contextualSpacing/>
        <w:jc w:val="both"/>
      </w:pPr>
      <w:r>
        <w:t>Each type of instrument with a certain model made by a certain manufacturer will have an instrument model ID.</w:t>
      </w:r>
    </w:p>
    <w:p w14:paraId="07E7274A" w14:textId="499E2873" w:rsidR="00AD4CCC" w:rsidRDefault="009F3290" w:rsidP="00437780">
      <w:pPr>
        <w:numPr>
          <w:ilvl w:val="0"/>
          <w:numId w:val="6"/>
        </w:numPr>
        <w:ind w:left="900" w:hanging="270"/>
        <w:contextualSpacing/>
        <w:jc w:val="both"/>
      </w:pPr>
      <w:r>
        <w:t xml:space="preserve">The instrument is uniquely identified by its instrument model and the version of the hardware/software. The Instrument Modeled ID is the unique identifier to differential certain type of instrument with certain model and specific hardware/software version. </w:t>
      </w:r>
    </w:p>
    <w:p w14:paraId="7BA56552" w14:textId="77777777" w:rsidR="00AD4CCC" w:rsidRDefault="009F3290" w:rsidP="00437780">
      <w:pPr>
        <w:pStyle w:val="Heading2"/>
        <w:numPr>
          <w:ilvl w:val="1"/>
          <w:numId w:val="10"/>
        </w:numPr>
        <w:ind w:left="900" w:hanging="180"/>
        <w:jc w:val="both"/>
      </w:pPr>
      <w:bookmarkStart w:id="34" w:name="h.o1jchgx33mn" w:colFirst="0" w:colLast="0"/>
      <w:bookmarkStart w:id="35" w:name="_Toc465089034"/>
      <w:bookmarkEnd w:id="34"/>
      <w:r>
        <w:t>Instrument Inventory</w:t>
      </w:r>
      <w:bookmarkEnd w:id="35"/>
    </w:p>
    <w:p w14:paraId="40328D9C" w14:textId="6F118DD1" w:rsidR="00AD4CCC" w:rsidRDefault="009F3290" w:rsidP="00437780">
      <w:pPr>
        <w:ind w:left="720"/>
        <w:jc w:val="both"/>
      </w:pPr>
      <w:r>
        <w:t>The Instrument Inventory is used to register the physical instrument of a specific model with certain version</w:t>
      </w:r>
      <w:r w:rsidR="001E5542">
        <w:t xml:space="preserve"> in a library of sensors</w:t>
      </w:r>
      <w:r>
        <w:t xml:space="preserve">. </w:t>
      </w:r>
    </w:p>
    <w:p w14:paraId="4502A34E" w14:textId="77777777" w:rsidR="004A3519" w:rsidRDefault="004A3519" w:rsidP="004A3519">
      <w:pPr>
        <w:pStyle w:val="Caption"/>
        <w:spacing w:after="0"/>
        <w:jc w:val="both"/>
        <w:rPr>
          <w:i w:val="0"/>
          <w:color w:val="auto"/>
          <w:sz w:val="22"/>
          <w:szCs w:val="22"/>
        </w:rPr>
      </w:pPr>
    </w:p>
    <w:p w14:paraId="6E6F68F2" w14:textId="5BA1D491" w:rsidR="00AD4CCC" w:rsidRDefault="004A3519" w:rsidP="004A3519">
      <w:pPr>
        <w:pStyle w:val="Caption"/>
        <w:spacing w:after="0" w:line="276" w:lineRule="auto"/>
        <w:jc w:val="both"/>
      </w:pPr>
      <w:bookmarkStart w:id="36" w:name="_Toc465088943"/>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4</w:t>
      </w:r>
      <w:r w:rsidRPr="000C1D6C">
        <w:rPr>
          <w:i w:val="0"/>
          <w:color w:val="auto"/>
          <w:sz w:val="22"/>
          <w:szCs w:val="22"/>
        </w:rPr>
        <w:fldChar w:fldCharType="end"/>
      </w:r>
      <w:r w:rsidRPr="000C1D6C">
        <w:rPr>
          <w:i w:val="0"/>
          <w:color w:val="auto"/>
          <w:sz w:val="22"/>
          <w:szCs w:val="22"/>
        </w:rPr>
        <w:t xml:space="preserve">: Instrument </w:t>
      </w:r>
      <w:r w:rsidR="00335DED">
        <w:rPr>
          <w:i w:val="0"/>
          <w:color w:val="auto"/>
          <w:sz w:val="22"/>
          <w:szCs w:val="22"/>
        </w:rPr>
        <w:t>inventory</w:t>
      </w:r>
      <w:r w:rsidR="00335DED" w:rsidRPr="000C1D6C">
        <w:rPr>
          <w:i w:val="0"/>
          <w:color w:val="auto"/>
          <w:sz w:val="22"/>
          <w:szCs w:val="22"/>
        </w:rPr>
        <w:t xml:space="preserve"> </w:t>
      </w:r>
      <w:r w:rsidRPr="000C1D6C">
        <w:rPr>
          <w:i w:val="0"/>
          <w:color w:val="auto"/>
          <w:sz w:val="22"/>
          <w:szCs w:val="22"/>
        </w:rPr>
        <w:t>entity details.</w:t>
      </w:r>
      <w:bookmarkEnd w:id="36"/>
    </w:p>
    <w:tbl>
      <w:tblPr>
        <w:tblStyle w:val="TableGrid"/>
        <w:tblW w:w="0" w:type="auto"/>
        <w:tblLook w:val="04A0" w:firstRow="1" w:lastRow="0" w:firstColumn="1" w:lastColumn="0" w:noHBand="0" w:noVBand="1"/>
      </w:tblPr>
      <w:tblGrid>
        <w:gridCol w:w="1705"/>
        <w:gridCol w:w="1216"/>
        <w:gridCol w:w="2998"/>
        <w:gridCol w:w="1280"/>
        <w:gridCol w:w="1796"/>
      </w:tblGrid>
      <w:tr w:rsidR="00D52F87" w:rsidRPr="001258AC" w14:paraId="545AB902" w14:textId="77777777" w:rsidTr="00453A67">
        <w:trPr>
          <w:trHeight w:val="300"/>
        </w:trPr>
        <w:tc>
          <w:tcPr>
            <w:tcW w:w="1705" w:type="dxa"/>
            <w:shd w:val="clear" w:color="auto" w:fill="F2F2F2" w:themeFill="background1" w:themeFillShade="F2"/>
            <w:noWrap/>
            <w:vAlign w:val="center"/>
            <w:hideMark/>
          </w:tcPr>
          <w:p w14:paraId="3C6D92F7" w14:textId="7F49046A" w:rsidR="00D52F87" w:rsidRPr="001258AC" w:rsidRDefault="00D52F87" w:rsidP="00453A67">
            <w:pPr>
              <w:jc w:val="center"/>
              <w:rPr>
                <w:b/>
                <w:bCs/>
              </w:rPr>
            </w:pPr>
            <w:r w:rsidRPr="001258AC">
              <w:rPr>
                <w:b/>
                <w:bCs/>
              </w:rPr>
              <w:t xml:space="preserve">Data </w:t>
            </w:r>
            <w:r w:rsidR="00B31EC2">
              <w:rPr>
                <w:b/>
                <w:bCs/>
              </w:rPr>
              <w:t>E</w:t>
            </w:r>
            <w:r w:rsidRPr="001258AC">
              <w:rPr>
                <w:b/>
                <w:bCs/>
              </w:rPr>
              <w:t>lement</w:t>
            </w:r>
          </w:p>
        </w:tc>
        <w:tc>
          <w:tcPr>
            <w:tcW w:w="1216" w:type="dxa"/>
            <w:shd w:val="clear" w:color="auto" w:fill="F2F2F2" w:themeFill="background1" w:themeFillShade="F2"/>
            <w:noWrap/>
            <w:vAlign w:val="center"/>
            <w:hideMark/>
          </w:tcPr>
          <w:p w14:paraId="52ABDF40" w14:textId="77777777" w:rsidR="00D52F87" w:rsidRPr="001258AC" w:rsidRDefault="00D52F87" w:rsidP="00453A67">
            <w:pPr>
              <w:jc w:val="center"/>
              <w:rPr>
                <w:b/>
                <w:bCs/>
              </w:rPr>
            </w:pPr>
            <w:r w:rsidRPr="001258AC">
              <w:rPr>
                <w:b/>
                <w:bCs/>
              </w:rPr>
              <w:t>Required</w:t>
            </w:r>
          </w:p>
        </w:tc>
        <w:tc>
          <w:tcPr>
            <w:tcW w:w="2998" w:type="dxa"/>
            <w:shd w:val="clear" w:color="auto" w:fill="F2F2F2" w:themeFill="background1" w:themeFillShade="F2"/>
            <w:noWrap/>
            <w:vAlign w:val="center"/>
            <w:hideMark/>
          </w:tcPr>
          <w:p w14:paraId="26A08C11" w14:textId="2F3B585C" w:rsidR="00D52F87" w:rsidRPr="001258AC" w:rsidRDefault="00B31EC2" w:rsidP="00453A67">
            <w:pPr>
              <w:jc w:val="center"/>
              <w:rPr>
                <w:b/>
                <w:bCs/>
              </w:rPr>
            </w:pPr>
            <w:r>
              <w:rPr>
                <w:b/>
                <w:bCs/>
              </w:rPr>
              <w:t>D</w:t>
            </w:r>
            <w:r w:rsidR="00D52F87" w:rsidRPr="001258AC">
              <w:rPr>
                <w:b/>
                <w:bCs/>
              </w:rPr>
              <w:t>escription</w:t>
            </w:r>
          </w:p>
        </w:tc>
        <w:tc>
          <w:tcPr>
            <w:tcW w:w="1280" w:type="dxa"/>
            <w:shd w:val="clear" w:color="auto" w:fill="F2F2F2" w:themeFill="background1" w:themeFillShade="F2"/>
            <w:noWrap/>
            <w:vAlign w:val="center"/>
            <w:hideMark/>
          </w:tcPr>
          <w:p w14:paraId="782A3EA4" w14:textId="12B99306" w:rsidR="00D52F87" w:rsidRPr="001258AC" w:rsidRDefault="00D52F87" w:rsidP="00453A67">
            <w:pPr>
              <w:jc w:val="center"/>
              <w:rPr>
                <w:b/>
                <w:bCs/>
              </w:rPr>
            </w:pPr>
            <w:r w:rsidRPr="001258AC">
              <w:rPr>
                <w:b/>
                <w:bCs/>
              </w:rPr>
              <w:t xml:space="preserve">Data </w:t>
            </w:r>
            <w:r w:rsidR="00B31EC2">
              <w:rPr>
                <w:b/>
                <w:bCs/>
              </w:rPr>
              <w:t>T</w:t>
            </w:r>
            <w:r w:rsidRPr="001258AC">
              <w:rPr>
                <w:b/>
                <w:bCs/>
              </w:rPr>
              <w:t>ype</w:t>
            </w:r>
          </w:p>
        </w:tc>
        <w:tc>
          <w:tcPr>
            <w:tcW w:w="1796" w:type="dxa"/>
            <w:shd w:val="clear" w:color="auto" w:fill="F2F2F2" w:themeFill="background1" w:themeFillShade="F2"/>
            <w:noWrap/>
            <w:vAlign w:val="center"/>
            <w:hideMark/>
          </w:tcPr>
          <w:p w14:paraId="07B20AF3" w14:textId="54EB6B81" w:rsidR="00D52F87" w:rsidRPr="001258AC" w:rsidRDefault="00B31EC2" w:rsidP="00453A67">
            <w:pPr>
              <w:jc w:val="center"/>
              <w:rPr>
                <w:b/>
                <w:bCs/>
              </w:rPr>
            </w:pPr>
            <w:r>
              <w:rPr>
                <w:b/>
                <w:bCs/>
              </w:rPr>
              <w:t>E</w:t>
            </w:r>
            <w:r w:rsidR="00D52F87" w:rsidRPr="001258AC">
              <w:rPr>
                <w:b/>
                <w:bCs/>
              </w:rPr>
              <w:t xml:space="preserve">xample </w:t>
            </w:r>
            <w:r>
              <w:rPr>
                <w:b/>
                <w:bCs/>
              </w:rPr>
              <w:t>V</w:t>
            </w:r>
            <w:r w:rsidR="00D52F87" w:rsidRPr="001258AC">
              <w:rPr>
                <w:b/>
                <w:bCs/>
              </w:rPr>
              <w:t>alue</w:t>
            </w:r>
          </w:p>
        </w:tc>
      </w:tr>
      <w:tr w:rsidR="00D52F87" w:rsidRPr="001258AC" w14:paraId="4A760431" w14:textId="77777777" w:rsidTr="000A0BFC">
        <w:trPr>
          <w:trHeight w:val="530"/>
        </w:trPr>
        <w:tc>
          <w:tcPr>
            <w:tcW w:w="1705" w:type="dxa"/>
            <w:noWrap/>
            <w:hideMark/>
          </w:tcPr>
          <w:p w14:paraId="37786C6D" w14:textId="77777777" w:rsidR="00D52F87" w:rsidRPr="001258AC" w:rsidRDefault="00D52F87" w:rsidP="00AF720F">
            <w:r w:rsidRPr="001258AC">
              <w:t>Library ID</w:t>
            </w:r>
          </w:p>
        </w:tc>
        <w:tc>
          <w:tcPr>
            <w:tcW w:w="1216" w:type="dxa"/>
            <w:noWrap/>
            <w:hideMark/>
          </w:tcPr>
          <w:p w14:paraId="21E45E40" w14:textId="77777777" w:rsidR="00D52F87" w:rsidRPr="001258AC" w:rsidRDefault="00D52F87" w:rsidP="00AF720F">
            <w:r w:rsidRPr="001258AC">
              <w:t>Y</w:t>
            </w:r>
          </w:p>
        </w:tc>
        <w:tc>
          <w:tcPr>
            <w:tcW w:w="2998" w:type="dxa"/>
            <w:noWrap/>
            <w:hideMark/>
          </w:tcPr>
          <w:p w14:paraId="5100901F" w14:textId="5E5F8D68" w:rsidR="00D52F87" w:rsidRPr="001258AC" w:rsidRDefault="00D52F87" w:rsidP="001E5542">
            <w:r w:rsidRPr="001258AC">
              <w:t xml:space="preserve">This is a </w:t>
            </w:r>
            <w:r w:rsidR="001E5542">
              <w:t>f</w:t>
            </w:r>
            <w:r w:rsidR="001E5542" w:rsidRPr="001258AC">
              <w:t>oreign</w:t>
            </w:r>
            <w:r w:rsidRPr="001258AC">
              <w:t xml:space="preserve"> </w:t>
            </w:r>
            <w:r w:rsidR="001E5542">
              <w:t>k</w:t>
            </w:r>
            <w:r w:rsidRPr="001258AC">
              <w:t>ey to Instrument</w:t>
            </w:r>
            <w:r w:rsidR="001E5542">
              <w:t xml:space="preserve"> </w:t>
            </w:r>
            <w:r w:rsidRPr="001258AC">
              <w:t>Model</w:t>
            </w:r>
          </w:p>
        </w:tc>
        <w:tc>
          <w:tcPr>
            <w:tcW w:w="1280" w:type="dxa"/>
            <w:noWrap/>
            <w:hideMark/>
          </w:tcPr>
          <w:p w14:paraId="1DA5CB0F" w14:textId="77777777" w:rsidR="00D52F87" w:rsidRPr="001258AC" w:rsidRDefault="00D52F87" w:rsidP="00AF720F">
            <w:r w:rsidRPr="001258AC">
              <w:t>Number</w:t>
            </w:r>
          </w:p>
        </w:tc>
        <w:tc>
          <w:tcPr>
            <w:tcW w:w="1796" w:type="dxa"/>
            <w:noWrap/>
            <w:hideMark/>
          </w:tcPr>
          <w:p w14:paraId="7C6BB119" w14:textId="77777777" w:rsidR="00D52F87" w:rsidRPr="001258AC" w:rsidRDefault="00D52F87" w:rsidP="00AF720F">
            <w:r w:rsidRPr="001258AC">
              <w:t>123</w:t>
            </w:r>
          </w:p>
        </w:tc>
      </w:tr>
      <w:tr w:rsidR="00D52F87" w:rsidRPr="001258AC" w14:paraId="44E7BD99" w14:textId="77777777" w:rsidTr="00437780">
        <w:trPr>
          <w:trHeight w:val="300"/>
        </w:trPr>
        <w:tc>
          <w:tcPr>
            <w:tcW w:w="1705" w:type="dxa"/>
            <w:noWrap/>
            <w:hideMark/>
          </w:tcPr>
          <w:p w14:paraId="2C8BAC3C" w14:textId="77777777" w:rsidR="00D52F87" w:rsidRPr="001258AC" w:rsidRDefault="00D52F87" w:rsidP="00AF720F">
            <w:r w:rsidRPr="001258AC">
              <w:lastRenderedPageBreak/>
              <w:t>Serial Number</w:t>
            </w:r>
          </w:p>
        </w:tc>
        <w:tc>
          <w:tcPr>
            <w:tcW w:w="1216" w:type="dxa"/>
            <w:noWrap/>
            <w:hideMark/>
          </w:tcPr>
          <w:p w14:paraId="055B4AE0" w14:textId="77777777" w:rsidR="00D52F87" w:rsidRPr="001258AC" w:rsidRDefault="00D52F87" w:rsidP="00AF720F">
            <w:r w:rsidRPr="001258AC">
              <w:t>Y</w:t>
            </w:r>
          </w:p>
        </w:tc>
        <w:tc>
          <w:tcPr>
            <w:tcW w:w="2998" w:type="dxa"/>
            <w:noWrap/>
            <w:hideMark/>
          </w:tcPr>
          <w:p w14:paraId="1A541505" w14:textId="3A916929" w:rsidR="00D52F87" w:rsidRPr="001258AC" w:rsidRDefault="00D52F87" w:rsidP="00AF720F">
            <w:r w:rsidRPr="001258AC">
              <w:t xml:space="preserve">Serial </w:t>
            </w:r>
            <w:r w:rsidR="00545CB1">
              <w:t>n</w:t>
            </w:r>
            <w:r w:rsidRPr="001258AC">
              <w:t xml:space="preserve">umber of </w:t>
            </w:r>
            <w:r w:rsidR="00545CB1">
              <w:t>p</w:t>
            </w:r>
            <w:r w:rsidRPr="001258AC">
              <w:t>hysical Instrument</w:t>
            </w:r>
          </w:p>
        </w:tc>
        <w:tc>
          <w:tcPr>
            <w:tcW w:w="1280" w:type="dxa"/>
            <w:noWrap/>
            <w:hideMark/>
          </w:tcPr>
          <w:p w14:paraId="26B729A6" w14:textId="77777777" w:rsidR="00D52F87" w:rsidRPr="001258AC" w:rsidRDefault="00D52F87" w:rsidP="00AF720F">
            <w:r w:rsidRPr="001258AC">
              <w:t>String</w:t>
            </w:r>
          </w:p>
        </w:tc>
        <w:tc>
          <w:tcPr>
            <w:tcW w:w="1796" w:type="dxa"/>
            <w:noWrap/>
            <w:hideMark/>
          </w:tcPr>
          <w:p w14:paraId="5BC58E0F" w14:textId="77777777" w:rsidR="00D52F87" w:rsidRPr="001258AC" w:rsidRDefault="00D52F87" w:rsidP="00AF720F">
            <w:r w:rsidRPr="001258AC">
              <w:t>A1B234567</w:t>
            </w:r>
          </w:p>
        </w:tc>
      </w:tr>
      <w:tr w:rsidR="007A6A7F" w:rsidRPr="001258AC" w14:paraId="0FC546E8" w14:textId="77777777" w:rsidTr="00437780">
        <w:trPr>
          <w:trHeight w:val="300"/>
        </w:trPr>
        <w:tc>
          <w:tcPr>
            <w:tcW w:w="1705" w:type="dxa"/>
            <w:noWrap/>
          </w:tcPr>
          <w:p w14:paraId="00992B10" w14:textId="1E3DDE0B" w:rsidR="007A6A7F" w:rsidRPr="001258AC" w:rsidRDefault="007A6A7F" w:rsidP="00AF720F">
            <w:r>
              <w:t>Inventory Number</w:t>
            </w:r>
          </w:p>
        </w:tc>
        <w:tc>
          <w:tcPr>
            <w:tcW w:w="1216" w:type="dxa"/>
            <w:noWrap/>
          </w:tcPr>
          <w:p w14:paraId="0F15BFEF" w14:textId="467C0278" w:rsidR="007A6A7F" w:rsidRPr="001258AC" w:rsidRDefault="007A6A7F" w:rsidP="00AF720F">
            <w:r>
              <w:t>N</w:t>
            </w:r>
          </w:p>
        </w:tc>
        <w:tc>
          <w:tcPr>
            <w:tcW w:w="2998" w:type="dxa"/>
            <w:noWrap/>
          </w:tcPr>
          <w:p w14:paraId="5070F35D" w14:textId="5B7369C6" w:rsidR="007A6A7F" w:rsidRPr="001258AC" w:rsidRDefault="007A6A7F" w:rsidP="0052794A">
            <w:r>
              <w:t xml:space="preserve">Internal </w:t>
            </w:r>
            <w:r w:rsidR="0052794A">
              <w:t xml:space="preserve">inventory number used to uniquely identify each </w:t>
            </w:r>
            <w:r w:rsidR="00545CB1">
              <w:t>instrument.</w:t>
            </w:r>
          </w:p>
        </w:tc>
        <w:tc>
          <w:tcPr>
            <w:tcW w:w="1280" w:type="dxa"/>
            <w:noWrap/>
          </w:tcPr>
          <w:p w14:paraId="18351D54" w14:textId="40433C96" w:rsidR="007A6A7F" w:rsidRPr="001258AC" w:rsidRDefault="0052794A" w:rsidP="00AF720F">
            <w:r w:rsidRPr="001258AC">
              <w:t>String</w:t>
            </w:r>
          </w:p>
        </w:tc>
        <w:tc>
          <w:tcPr>
            <w:tcW w:w="1796" w:type="dxa"/>
            <w:noWrap/>
          </w:tcPr>
          <w:p w14:paraId="48B2D5EA" w14:textId="4D884112" w:rsidR="007A6A7F" w:rsidRPr="001258AC" w:rsidRDefault="0052794A" w:rsidP="00AF720F">
            <w:r w:rsidRPr="001258AC">
              <w:t>A1B234567</w:t>
            </w:r>
          </w:p>
        </w:tc>
      </w:tr>
    </w:tbl>
    <w:p w14:paraId="020EA996" w14:textId="77777777" w:rsidR="00AD4CCC" w:rsidRDefault="009F3290" w:rsidP="000C1D6C">
      <w:pPr>
        <w:pStyle w:val="Heading2"/>
        <w:numPr>
          <w:ilvl w:val="1"/>
          <w:numId w:val="10"/>
        </w:numPr>
        <w:ind w:left="720" w:hanging="180"/>
      </w:pPr>
      <w:bookmarkStart w:id="37" w:name="h.2pycnegwog73" w:colFirst="0" w:colLast="0"/>
      <w:bookmarkStart w:id="38" w:name="_Toc465089035"/>
      <w:bookmarkEnd w:id="37"/>
      <w:r>
        <w:t>Measurement</w:t>
      </w:r>
      <w:bookmarkEnd w:id="38"/>
    </w:p>
    <w:p w14:paraId="078C925F" w14:textId="69FFFB5C" w:rsidR="00AD4CCC" w:rsidRDefault="009F3290" w:rsidP="005A0530">
      <w:pPr>
        <w:ind w:left="720"/>
        <w:jc w:val="both"/>
      </w:pPr>
      <w:r>
        <w:t xml:space="preserve">The </w:t>
      </w:r>
      <w:r w:rsidR="00545CB1">
        <w:t>m</w:t>
      </w:r>
      <w:r>
        <w:t>easurement data element is a list of metadata elements used to describe the characteristics of a</w:t>
      </w:r>
      <w:r w:rsidR="0019708E">
        <w:t xml:space="preserve"> species </w:t>
      </w:r>
      <w:r>
        <w:t>t the instrument measure</w:t>
      </w:r>
      <w:r w:rsidR="0019708E">
        <w:t>s.</w:t>
      </w:r>
    </w:p>
    <w:p w14:paraId="708CE644" w14:textId="77777777" w:rsidR="00335DED" w:rsidRDefault="00335DED" w:rsidP="00BB1BF0">
      <w:pPr>
        <w:pStyle w:val="Caption"/>
        <w:spacing w:after="0"/>
        <w:jc w:val="both"/>
        <w:rPr>
          <w:i w:val="0"/>
          <w:color w:val="auto"/>
          <w:sz w:val="22"/>
          <w:szCs w:val="22"/>
        </w:rPr>
      </w:pPr>
    </w:p>
    <w:p w14:paraId="36D806CE" w14:textId="1B554100" w:rsidR="00AD4CCC" w:rsidRDefault="00335DED" w:rsidP="00BB1BF0">
      <w:pPr>
        <w:pStyle w:val="Caption"/>
        <w:spacing w:after="0"/>
        <w:jc w:val="both"/>
      </w:pPr>
      <w:bookmarkStart w:id="39" w:name="_Toc465088944"/>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5</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Measurement entity</w:t>
      </w:r>
      <w:r w:rsidRPr="000C1D6C">
        <w:rPr>
          <w:i w:val="0"/>
          <w:color w:val="auto"/>
          <w:sz w:val="22"/>
          <w:szCs w:val="22"/>
        </w:rPr>
        <w:t xml:space="preserve"> details.</w:t>
      </w:r>
      <w:bookmarkEnd w:id="39"/>
    </w:p>
    <w:tbl>
      <w:tblPr>
        <w:tblStyle w:val="TableGrid"/>
        <w:tblW w:w="0" w:type="auto"/>
        <w:tblLayout w:type="fixed"/>
        <w:tblLook w:val="04A0" w:firstRow="1" w:lastRow="0" w:firstColumn="1" w:lastColumn="0" w:noHBand="0" w:noVBand="1"/>
      </w:tblPr>
      <w:tblGrid>
        <w:gridCol w:w="1525"/>
        <w:gridCol w:w="1080"/>
        <w:gridCol w:w="2610"/>
        <w:gridCol w:w="1350"/>
        <w:gridCol w:w="2454"/>
      </w:tblGrid>
      <w:tr w:rsidR="00184A9E" w:rsidRPr="001258AC" w14:paraId="27621706" w14:textId="77777777" w:rsidTr="00BB1BF0">
        <w:trPr>
          <w:trHeight w:val="315"/>
        </w:trPr>
        <w:tc>
          <w:tcPr>
            <w:tcW w:w="1525" w:type="dxa"/>
            <w:shd w:val="clear" w:color="auto" w:fill="F2F2F2" w:themeFill="background1" w:themeFillShade="F2"/>
            <w:noWrap/>
            <w:vAlign w:val="center"/>
            <w:hideMark/>
          </w:tcPr>
          <w:p w14:paraId="6ECD1146" w14:textId="77777777" w:rsidR="00413F2D" w:rsidRPr="001258AC" w:rsidRDefault="00413F2D" w:rsidP="00BB1BF0">
            <w:pPr>
              <w:jc w:val="center"/>
              <w:rPr>
                <w:b/>
                <w:bCs/>
              </w:rPr>
            </w:pPr>
            <w:r w:rsidRPr="001258AC">
              <w:rPr>
                <w:b/>
                <w:bCs/>
              </w:rPr>
              <w:t>Data Element</w:t>
            </w:r>
          </w:p>
        </w:tc>
        <w:tc>
          <w:tcPr>
            <w:tcW w:w="1080" w:type="dxa"/>
            <w:shd w:val="clear" w:color="auto" w:fill="F2F2F2" w:themeFill="background1" w:themeFillShade="F2"/>
            <w:noWrap/>
            <w:vAlign w:val="center"/>
            <w:hideMark/>
          </w:tcPr>
          <w:p w14:paraId="4C1CA204" w14:textId="77777777" w:rsidR="00413F2D" w:rsidRPr="001258AC" w:rsidRDefault="00413F2D" w:rsidP="00BB1BF0">
            <w:pPr>
              <w:jc w:val="center"/>
              <w:rPr>
                <w:b/>
                <w:bCs/>
              </w:rPr>
            </w:pPr>
            <w:r w:rsidRPr="001258AC">
              <w:rPr>
                <w:b/>
                <w:bCs/>
              </w:rPr>
              <w:t>Required</w:t>
            </w:r>
          </w:p>
        </w:tc>
        <w:tc>
          <w:tcPr>
            <w:tcW w:w="2610" w:type="dxa"/>
            <w:shd w:val="clear" w:color="auto" w:fill="F2F2F2" w:themeFill="background1" w:themeFillShade="F2"/>
            <w:noWrap/>
            <w:vAlign w:val="center"/>
            <w:hideMark/>
          </w:tcPr>
          <w:p w14:paraId="01804966" w14:textId="77777777" w:rsidR="00413F2D" w:rsidRPr="001258AC" w:rsidRDefault="00413F2D" w:rsidP="00BB1BF0">
            <w:pPr>
              <w:jc w:val="center"/>
              <w:rPr>
                <w:b/>
                <w:bCs/>
              </w:rPr>
            </w:pPr>
            <w:r w:rsidRPr="001258AC">
              <w:rPr>
                <w:b/>
                <w:bCs/>
              </w:rPr>
              <w:t>Description</w:t>
            </w:r>
          </w:p>
        </w:tc>
        <w:tc>
          <w:tcPr>
            <w:tcW w:w="1350" w:type="dxa"/>
            <w:shd w:val="clear" w:color="auto" w:fill="F2F2F2" w:themeFill="background1" w:themeFillShade="F2"/>
            <w:noWrap/>
            <w:vAlign w:val="center"/>
            <w:hideMark/>
          </w:tcPr>
          <w:p w14:paraId="318C8EA5" w14:textId="77777777" w:rsidR="00413F2D" w:rsidRPr="001258AC" w:rsidRDefault="00413F2D" w:rsidP="00BB1BF0">
            <w:pPr>
              <w:jc w:val="center"/>
              <w:rPr>
                <w:b/>
                <w:bCs/>
              </w:rPr>
            </w:pPr>
            <w:r w:rsidRPr="001258AC">
              <w:rPr>
                <w:b/>
                <w:bCs/>
              </w:rPr>
              <w:t>Data Type</w:t>
            </w:r>
          </w:p>
        </w:tc>
        <w:tc>
          <w:tcPr>
            <w:tcW w:w="2454" w:type="dxa"/>
            <w:shd w:val="clear" w:color="auto" w:fill="F2F2F2" w:themeFill="background1" w:themeFillShade="F2"/>
            <w:noWrap/>
            <w:vAlign w:val="center"/>
            <w:hideMark/>
          </w:tcPr>
          <w:p w14:paraId="78491972" w14:textId="77777777" w:rsidR="00413F2D" w:rsidRPr="001258AC" w:rsidRDefault="00413F2D" w:rsidP="00BB1BF0">
            <w:pPr>
              <w:jc w:val="center"/>
              <w:rPr>
                <w:b/>
                <w:bCs/>
              </w:rPr>
            </w:pPr>
            <w:r w:rsidRPr="001258AC">
              <w:rPr>
                <w:b/>
                <w:bCs/>
              </w:rPr>
              <w:t>Example Values</w:t>
            </w:r>
          </w:p>
        </w:tc>
      </w:tr>
      <w:tr w:rsidR="00184A9E" w:rsidRPr="001258AC" w14:paraId="328254E8" w14:textId="77777777" w:rsidTr="00BB1BF0">
        <w:trPr>
          <w:trHeight w:val="315"/>
        </w:trPr>
        <w:tc>
          <w:tcPr>
            <w:tcW w:w="1525" w:type="dxa"/>
            <w:noWrap/>
            <w:hideMark/>
          </w:tcPr>
          <w:p w14:paraId="791A12EC" w14:textId="77777777" w:rsidR="00413F2D" w:rsidRPr="001258AC" w:rsidRDefault="00413F2D" w:rsidP="00AF720F">
            <w:r w:rsidRPr="001258AC">
              <w:t>Measurement ID</w:t>
            </w:r>
          </w:p>
        </w:tc>
        <w:tc>
          <w:tcPr>
            <w:tcW w:w="1080" w:type="dxa"/>
            <w:noWrap/>
            <w:hideMark/>
          </w:tcPr>
          <w:p w14:paraId="7854EE74" w14:textId="77777777" w:rsidR="00413F2D" w:rsidRPr="001258AC" w:rsidRDefault="00413F2D" w:rsidP="00AF720F">
            <w:r w:rsidRPr="001258AC">
              <w:t>Y</w:t>
            </w:r>
          </w:p>
        </w:tc>
        <w:tc>
          <w:tcPr>
            <w:tcW w:w="2610" w:type="dxa"/>
            <w:noWrap/>
            <w:hideMark/>
          </w:tcPr>
          <w:p w14:paraId="6D4CC8C1" w14:textId="33247346" w:rsidR="00413F2D" w:rsidRPr="001258AC" w:rsidRDefault="00413F2D" w:rsidP="00CB7E93">
            <w:r w:rsidRPr="001258AC">
              <w:t xml:space="preserve">An identifier generated by the system that identifies </w:t>
            </w:r>
            <w:r w:rsidR="00CB7E93">
              <w:t xml:space="preserve">each type of </w:t>
            </w:r>
            <w:r w:rsidRPr="001258AC">
              <w:t>measurement.</w:t>
            </w:r>
          </w:p>
        </w:tc>
        <w:tc>
          <w:tcPr>
            <w:tcW w:w="1350" w:type="dxa"/>
            <w:noWrap/>
            <w:hideMark/>
          </w:tcPr>
          <w:p w14:paraId="35BE949E" w14:textId="77777777" w:rsidR="00413F2D" w:rsidRPr="001258AC" w:rsidRDefault="00413F2D" w:rsidP="00AF720F">
            <w:r w:rsidRPr="001258AC">
              <w:t>String (Numerical)</w:t>
            </w:r>
          </w:p>
        </w:tc>
        <w:tc>
          <w:tcPr>
            <w:tcW w:w="2454" w:type="dxa"/>
            <w:noWrap/>
            <w:hideMark/>
          </w:tcPr>
          <w:p w14:paraId="6B5838A7" w14:textId="77777777" w:rsidR="00413F2D" w:rsidRPr="001258AC" w:rsidRDefault="00413F2D" w:rsidP="00AF720F">
            <w:r w:rsidRPr="001258AC">
              <w:t>12345</w:t>
            </w:r>
          </w:p>
        </w:tc>
      </w:tr>
      <w:tr w:rsidR="00184A9E" w:rsidRPr="001258AC" w14:paraId="24832D4C" w14:textId="77777777" w:rsidTr="00BB1BF0">
        <w:trPr>
          <w:trHeight w:val="315"/>
        </w:trPr>
        <w:tc>
          <w:tcPr>
            <w:tcW w:w="1525" w:type="dxa"/>
            <w:noWrap/>
            <w:hideMark/>
          </w:tcPr>
          <w:p w14:paraId="4D001409" w14:textId="2DCA852C" w:rsidR="00413F2D" w:rsidRPr="001258AC" w:rsidRDefault="00413F2D" w:rsidP="00CB7E93">
            <w:r w:rsidRPr="001258AC">
              <w:t>Concept Name of Measured Entity</w:t>
            </w:r>
          </w:p>
        </w:tc>
        <w:tc>
          <w:tcPr>
            <w:tcW w:w="1080" w:type="dxa"/>
            <w:noWrap/>
            <w:hideMark/>
          </w:tcPr>
          <w:p w14:paraId="170D6940" w14:textId="77777777" w:rsidR="00413F2D" w:rsidRPr="001258AC" w:rsidRDefault="00413F2D" w:rsidP="00AF720F">
            <w:r w:rsidRPr="001258AC">
              <w:t>N</w:t>
            </w:r>
          </w:p>
        </w:tc>
        <w:tc>
          <w:tcPr>
            <w:tcW w:w="2610" w:type="dxa"/>
            <w:noWrap/>
            <w:hideMark/>
          </w:tcPr>
          <w:p w14:paraId="788B76C4" w14:textId="77777777" w:rsidR="00413F2D" w:rsidRPr="001258AC" w:rsidRDefault="00413F2D" w:rsidP="00AF720F">
            <w:r w:rsidRPr="001258AC">
              <w:t>A name representing the measured entity which is assigned by the system or taken from a reference terminology or ontology.</w:t>
            </w:r>
          </w:p>
        </w:tc>
        <w:tc>
          <w:tcPr>
            <w:tcW w:w="1350" w:type="dxa"/>
            <w:noWrap/>
            <w:hideMark/>
          </w:tcPr>
          <w:p w14:paraId="19583817" w14:textId="77777777" w:rsidR="00413F2D" w:rsidRPr="001258AC" w:rsidRDefault="00413F2D" w:rsidP="00AF720F">
            <w:r w:rsidRPr="001258AC">
              <w:t>String</w:t>
            </w:r>
          </w:p>
        </w:tc>
        <w:tc>
          <w:tcPr>
            <w:tcW w:w="2454" w:type="dxa"/>
            <w:noWrap/>
            <w:hideMark/>
          </w:tcPr>
          <w:p w14:paraId="686C79A2" w14:textId="04D094FA" w:rsidR="00413F2D" w:rsidRPr="001258AC" w:rsidRDefault="00413F2D" w:rsidP="00CB7E93">
            <w:r w:rsidRPr="001258AC">
              <w:t>Fine particles, motion, temperature</w:t>
            </w:r>
          </w:p>
        </w:tc>
      </w:tr>
      <w:tr w:rsidR="00184A9E" w:rsidRPr="001258AC" w14:paraId="01BD6744" w14:textId="77777777" w:rsidTr="00BB1BF0">
        <w:trPr>
          <w:trHeight w:val="315"/>
        </w:trPr>
        <w:tc>
          <w:tcPr>
            <w:tcW w:w="1525" w:type="dxa"/>
            <w:noWrap/>
            <w:hideMark/>
          </w:tcPr>
          <w:p w14:paraId="576D703C" w14:textId="3B4C6393" w:rsidR="00413F2D" w:rsidRPr="001258AC" w:rsidRDefault="00413F2D" w:rsidP="006E44F8">
            <w:r w:rsidRPr="001258AC">
              <w:t>Concept ID of Measured Entity</w:t>
            </w:r>
          </w:p>
        </w:tc>
        <w:tc>
          <w:tcPr>
            <w:tcW w:w="1080" w:type="dxa"/>
            <w:noWrap/>
            <w:hideMark/>
          </w:tcPr>
          <w:p w14:paraId="1C778D68" w14:textId="77777777" w:rsidR="00413F2D" w:rsidRPr="001258AC" w:rsidRDefault="00413F2D" w:rsidP="00AF720F">
            <w:r w:rsidRPr="001258AC">
              <w:t>N</w:t>
            </w:r>
          </w:p>
        </w:tc>
        <w:tc>
          <w:tcPr>
            <w:tcW w:w="2610" w:type="dxa"/>
            <w:noWrap/>
            <w:hideMark/>
          </w:tcPr>
          <w:p w14:paraId="31789FEE" w14:textId="77777777" w:rsidR="00413F2D" w:rsidRPr="001258AC" w:rsidRDefault="00413F2D" w:rsidP="00AF720F">
            <w:r w:rsidRPr="001258AC">
              <w:t>An ID representing the measured entity which is assigned by the system or taken from a reference terminology or ontology.</w:t>
            </w:r>
          </w:p>
        </w:tc>
        <w:tc>
          <w:tcPr>
            <w:tcW w:w="1350" w:type="dxa"/>
            <w:noWrap/>
            <w:hideMark/>
          </w:tcPr>
          <w:p w14:paraId="7B9C3C6F" w14:textId="77777777" w:rsidR="00413F2D" w:rsidRPr="001258AC" w:rsidRDefault="00413F2D" w:rsidP="00AF720F">
            <w:r w:rsidRPr="001258AC">
              <w:t>String (Numerical)</w:t>
            </w:r>
          </w:p>
        </w:tc>
        <w:tc>
          <w:tcPr>
            <w:tcW w:w="2454" w:type="dxa"/>
            <w:noWrap/>
            <w:hideMark/>
          </w:tcPr>
          <w:p w14:paraId="33C75966" w14:textId="77777777" w:rsidR="00413F2D" w:rsidRPr="001258AC" w:rsidRDefault="00413F2D" w:rsidP="00AF720F">
            <w:r w:rsidRPr="001258AC">
              <w:t>86257</w:t>
            </w:r>
          </w:p>
        </w:tc>
      </w:tr>
      <w:tr w:rsidR="00184A9E" w:rsidRPr="001258AC" w14:paraId="473C59A5" w14:textId="77777777" w:rsidTr="00BB1BF0">
        <w:trPr>
          <w:trHeight w:val="315"/>
        </w:trPr>
        <w:tc>
          <w:tcPr>
            <w:tcW w:w="1525" w:type="dxa"/>
            <w:noWrap/>
            <w:hideMark/>
          </w:tcPr>
          <w:p w14:paraId="5A2F3A93" w14:textId="306E1412" w:rsidR="00413F2D" w:rsidRPr="001258AC" w:rsidRDefault="00413F2D" w:rsidP="006E44F8">
            <w:r w:rsidRPr="001258AC">
              <w:t>Concept Namespace of Measured Entity</w:t>
            </w:r>
          </w:p>
        </w:tc>
        <w:tc>
          <w:tcPr>
            <w:tcW w:w="1080" w:type="dxa"/>
            <w:noWrap/>
            <w:hideMark/>
          </w:tcPr>
          <w:p w14:paraId="60E6ECF3" w14:textId="77777777" w:rsidR="00413F2D" w:rsidRPr="001258AC" w:rsidRDefault="00413F2D" w:rsidP="00AF720F">
            <w:r w:rsidRPr="001258AC">
              <w:t>N</w:t>
            </w:r>
          </w:p>
        </w:tc>
        <w:tc>
          <w:tcPr>
            <w:tcW w:w="2610" w:type="dxa"/>
            <w:noWrap/>
            <w:hideMark/>
          </w:tcPr>
          <w:p w14:paraId="161D0511" w14:textId="77777777" w:rsidR="00413F2D" w:rsidRPr="001258AC" w:rsidRDefault="00413F2D" w:rsidP="00AF720F">
            <w:r w:rsidRPr="001258AC">
              <w:t>The standard terminology/reference to be used as a reference for measured entity data.</w:t>
            </w:r>
          </w:p>
        </w:tc>
        <w:tc>
          <w:tcPr>
            <w:tcW w:w="1350" w:type="dxa"/>
            <w:noWrap/>
            <w:hideMark/>
          </w:tcPr>
          <w:p w14:paraId="72580808" w14:textId="77777777" w:rsidR="00413F2D" w:rsidRPr="001258AC" w:rsidRDefault="00413F2D" w:rsidP="00AF720F">
            <w:r w:rsidRPr="001258AC">
              <w:t>Category</w:t>
            </w:r>
          </w:p>
        </w:tc>
        <w:tc>
          <w:tcPr>
            <w:tcW w:w="2454" w:type="dxa"/>
            <w:noWrap/>
            <w:hideMark/>
          </w:tcPr>
          <w:p w14:paraId="36391737" w14:textId="435FBE5C" w:rsidR="00413F2D" w:rsidRPr="001258AC" w:rsidRDefault="00413F2D" w:rsidP="006E44F8">
            <w:r w:rsidRPr="001258AC">
              <w:t>chEBI (</w:t>
            </w:r>
            <w:hyperlink r:id="rId27" w:history="1">
              <w:r w:rsidR="006E44F8" w:rsidRPr="00264BC8">
                <w:rPr>
                  <w:rStyle w:val="Hyperlink"/>
                </w:rPr>
                <w:t>https://www.ebi.ac.uk/chebi/</w:t>
              </w:r>
            </w:hyperlink>
            <w:r w:rsidRPr="001258AC">
              <w:t>)</w:t>
            </w:r>
          </w:p>
        </w:tc>
      </w:tr>
      <w:tr w:rsidR="00184A9E" w:rsidRPr="001258AC" w14:paraId="237564F4" w14:textId="77777777" w:rsidTr="00BB1BF0">
        <w:trPr>
          <w:trHeight w:val="315"/>
        </w:trPr>
        <w:tc>
          <w:tcPr>
            <w:tcW w:w="1525" w:type="dxa"/>
            <w:noWrap/>
            <w:hideMark/>
          </w:tcPr>
          <w:p w14:paraId="7147DF69" w14:textId="5D42A889" w:rsidR="00413F2D" w:rsidRPr="001258AC" w:rsidRDefault="00413F2D" w:rsidP="0014356A">
            <w:r w:rsidRPr="001258AC">
              <w:t>Concept Name of Units of Measurement</w:t>
            </w:r>
          </w:p>
        </w:tc>
        <w:tc>
          <w:tcPr>
            <w:tcW w:w="1080" w:type="dxa"/>
            <w:noWrap/>
            <w:hideMark/>
          </w:tcPr>
          <w:p w14:paraId="6D52C27E" w14:textId="77777777" w:rsidR="00413F2D" w:rsidRPr="001258AC" w:rsidRDefault="00413F2D" w:rsidP="00AF720F">
            <w:r w:rsidRPr="001258AC">
              <w:t>N</w:t>
            </w:r>
          </w:p>
        </w:tc>
        <w:tc>
          <w:tcPr>
            <w:tcW w:w="2610" w:type="dxa"/>
            <w:noWrap/>
            <w:hideMark/>
          </w:tcPr>
          <w:p w14:paraId="1AFC45A6" w14:textId="77777777" w:rsidR="00413F2D" w:rsidRPr="001258AC" w:rsidRDefault="00413F2D" w:rsidP="00AF720F">
            <w:r w:rsidRPr="001258AC">
              <w:t>A name representing the units of measurement which is assigned by the system or taken from a reference terminology or ontology.</w:t>
            </w:r>
          </w:p>
        </w:tc>
        <w:tc>
          <w:tcPr>
            <w:tcW w:w="1350" w:type="dxa"/>
            <w:noWrap/>
            <w:hideMark/>
          </w:tcPr>
          <w:p w14:paraId="5B08BE1B" w14:textId="77777777" w:rsidR="00413F2D" w:rsidRPr="001258AC" w:rsidRDefault="00413F2D" w:rsidP="00AF720F">
            <w:r w:rsidRPr="001258AC">
              <w:t>String</w:t>
            </w:r>
          </w:p>
        </w:tc>
        <w:tc>
          <w:tcPr>
            <w:tcW w:w="2454" w:type="dxa"/>
            <w:noWrap/>
            <w:hideMark/>
          </w:tcPr>
          <w:p w14:paraId="7971F29D" w14:textId="77777777" w:rsidR="00413F2D" w:rsidRPr="001258AC" w:rsidRDefault="00413F2D" w:rsidP="00AF720F">
            <w:r w:rsidRPr="001258AC">
              <w:t>mg/m3</w:t>
            </w:r>
          </w:p>
        </w:tc>
      </w:tr>
      <w:tr w:rsidR="00184A9E" w:rsidRPr="001258AC" w14:paraId="6E18D0C7" w14:textId="77777777" w:rsidTr="00BB1BF0">
        <w:trPr>
          <w:trHeight w:val="315"/>
        </w:trPr>
        <w:tc>
          <w:tcPr>
            <w:tcW w:w="1525" w:type="dxa"/>
            <w:noWrap/>
            <w:hideMark/>
          </w:tcPr>
          <w:p w14:paraId="69AE981D" w14:textId="523ABA17" w:rsidR="00413F2D" w:rsidRPr="001258AC" w:rsidRDefault="00413F2D" w:rsidP="0014356A">
            <w:r w:rsidRPr="001258AC">
              <w:t>Concept ID of Units of Measurement</w:t>
            </w:r>
          </w:p>
        </w:tc>
        <w:tc>
          <w:tcPr>
            <w:tcW w:w="1080" w:type="dxa"/>
            <w:noWrap/>
            <w:hideMark/>
          </w:tcPr>
          <w:p w14:paraId="6A0E8891" w14:textId="77777777" w:rsidR="00413F2D" w:rsidRPr="001258AC" w:rsidRDefault="00413F2D" w:rsidP="00AF720F">
            <w:r w:rsidRPr="001258AC">
              <w:t>N</w:t>
            </w:r>
          </w:p>
        </w:tc>
        <w:tc>
          <w:tcPr>
            <w:tcW w:w="2610" w:type="dxa"/>
            <w:noWrap/>
            <w:hideMark/>
          </w:tcPr>
          <w:p w14:paraId="4A9A226E" w14:textId="77777777" w:rsidR="00413F2D" w:rsidRPr="001258AC" w:rsidRDefault="00413F2D" w:rsidP="00AF720F">
            <w:r w:rsidRPr="001258AC">
              <w:t>An ID representing the units of measurement which is assigned by the system or taken from a reference terminology or ontology.</w:t>
            </w:r>
          </w:p>
        </w:tc>
        <w:tc>
          <w:tcPr>
            <w:tcW w:w="1350" w:type="dxa"/>
            <w:noWrap/>
            <w:hideMark/>
          </w:tcPr>
          <w:p w14:paraId="1627A430" w14:textId="77777777" w:rsidR="00413F2D" w:rsidRPr="001258AC" w:rsidRDefault="00413F2D" w:rsidP="00AF720F">
            <w:r w:rsidRPr="001258AC">
              <w:t>String (Numerical)</w:t>
            </w:r>
          </w:p>
        </w:tc>
        <w:tc>
          <w:tcPr>
            <w:tcW w:w="2454" w:type="dxa"/>
            <w:noWrap/>
            <w:hideMark/>
          </w:tcPr>
          <w:p w14:paraId="09D29132" w14:textId="77777777" w:rsidR="00413F2D" w:rsidRPr="001258AC" w:rsidRDefault="00413F2D" w:rsidP="00AF720F">
            <w:r w:rsidRPr="001258AC">
              <w:t>12345</w:t>
            </w:r>
          </w:p>
        </w:tc>
      </w:tr>
      <w:tr w:rsidR="00184A9E" w:rsidRPr="001258AC" w14:paraId="10FC010F" w14:textId="77777777" w:rsidTr="00BB1BF0">
        <w:trPr>
          <w:trHeight w:val="315"/>
        </w:trPr>
        <w:tc>
          <w:tcPr>
            <w:tcW w:w="1525" w:type="dxa"/>
            <w:noWrap/>
            <w:hideMark/>
          </w:tcPr>
          <w:p w14:paraId="490E432D" w14:textId="682A7AB8" w:rsidR="00413F2D" w:rsidRPr="001258AC" w:rsidRDefault="00413F2D" w:rsidP="0014356A">
            <w:r w:rsidRPr="001258AC">
              <w:t>Concept Namespace of Units of Measurement</w:t>
            </w:r>
          </w:p>
        </w:tc>
        <w:tc>
          <w:tcPr>
            <w:tcW w:w="1080" w:type="dxa"/>
            <w:noWrap/>
            <w:hideMark/>
          </w:tcPr>
          <w:p w14:paraId="4333E9F1" w14:textId="77777777" w:rsidR="00413F2D" w:rsidRPr="001258AC" w:rsidRDefault="00413F2D" w:rsidP="00AF720F">
            <w:r w:rsidRPr="001258AC">
              <w:t>N</w:t>
            </w:r>
          </w:p>
        </w:tc>
        <w:tc>
          <w:tcPr>
            <w:tcW w:w="2610" w:type="dxa"/>
            <w:noWrap/>
            <w:hideMark/>
          </w:tcPr>
          <w:p w14:paraId="39A29F2A" w14:textId="77777777" w:rsidR="00413F2D" w:rsidRPr="001258AC" w:rsidRDefault="00413F2D" w:rsidP="00AF720F">
            <w:r w:rsidRPr="001258AC">
              <w:t>The standard terminology/reference to be used as a reference for the units of measurement data.</w:t>
            </w:r>
          </w:p>
        </w:tc>
        <w:tc>
          <w:tcPr>
            <w:tcW w:w="1350" w:type="dxa"/>
            <w:noWrap/>
            <w:hideMark/>
          </w:tcPr>
          <w:p w14:paraId="2EC0D537" w14:textId="77777777" w:rsidR="00413F2D" w:rsidRPr="001258AC" w:rsidRDefault="00413F2D" w:rsidP="00AF720F">
            <w:r w:rsidRPr="001258AC">
              <w:t>Category</w:t>
            </w:r>
          </w:p>
        </w:tc>
        <w:tc>
          <w:tcPr>
            <w:tcW w:w="2454" w:type="dxa"/>
            <w:noWrap/>
            <w:hideMark/>
          </w:tcPr>
          <w:p w14:paraId="36C07958" w14:textId="77777777" w:rsidR="00413F2D" w:rsidRPr="001258AC" w:rsidRDefault="00413F2D" w:rsidP="00AF720F">
            <w:r w:rsidRPr="001258AC">
              <w:t>QUDT (http://www.linkedmodel.org/catalog/qudt/1.1/index.html), Units of Measurement Ontology (https://bioportal.bioont</w:t>
            </w:r>
            <w:r w:rsidRPr="001258AC">
              <w:lastRenderedPageBreak/>
              <w:t>ology.org/ontologies/UO)</w:t>
            </w:r>
          </w:p>
        </w:tc>
      </w:tr>
      <w:tr w:rsidR="00184A9E" w:rsidRPr="001258AC" w14:paraId="55709F18" w14:textId="77777777" w:rsidTr="00BB1BF0">
        <w:trPr>
          <w:trHeight w:val="315"/>
        </w:trPr>
        <w:tc>
          <w:tcPr>
            <w:tcW w:w="1525" w:type="dxa"/>
            <w:noWrap/>
            <w:hideMark/>
          </w:tcPr>
          <w:p w14:paraId="2EC158FE" w14:textId="77777777" w:rsidR="00413F2D" w:rsidRPr="001258AC" w:rsidRDefault="00413F2D" w:rsidP="00AF720F">
            <w:r w:rsidRPr="001258AC">
              <w:t>Sample</w:t>
            </w:r>
          </w:p>
        </w:tc>
        <w:tc>
          <w:tcPr>
            <w:tcW w:w="1080" w:type="dxa"/>
            <w:noWrap/>
            <w:hideMark/>
          </w:tcPr>
          <w:p w14:paraId="4A7FD91F" w14:textId="77777777" w:rsidR="00413F2D" w:rsidRPr="001258AC" w:rsidRDefault="00413F2D" w:rsidP="00AF720F">
            <w:r w:rsidRPr="001258AC">
              <w:t>N</w:t>
            </w:r>
          </w:p>
        </w:tc>
        <w:tc>
          <w:tcPr>
            <w:tcW w:w="2610" w:type="dxa"/>
            <w:noWrap/>
            <w:hideMark/>
          </w:tcPr>
          <w:p w14:paraId="25B953BA" w14:textId="77777777" w:rsidR="00413F2D" w:rsidRPr="001258AC" w:rsidRDefault="00413F2D" w:rsidP="00AF720F">
            <w:r w:rsidRPr="001258AC">
              <w:t>A category referring to the nature of the sample analyzed to measure an entity.</w:t>
            </w:r>
          </w:p>
        </w:tc>
        <w:tc>
          <w:tcPr>
            <w:tcW w:w="1350" w:type="dxa"/>
            <w:noWrap/>
            <w:hideMark/>
          </w:tcPr>
          <w:p w14:paraId="51CDDBC3" w14:textId="77777777" w:rsidR="00413F2D" w:rsidRPr="001258AC" w:rsidRDefault="00413F2D" w:rsidP="00AF720F">
            <w:r w:rsidRPr="001258AC">
              <w:t>Category</w:t>
            </w:r>
          </w:p>
        </w:tc>
        <w:tc>
          <w:tcPr>
            <w:tcW w:w="2454" w:type="dxa"/>
            <w:noWrap/>
            <w:hideMark/>
          </w:tcPr>
          <w:p w14:paraId="6174B5D5" w14:textId="77777777" w:rsidR="00413F2D" w:rsidRPr="001258AC" w:rsidRDefault="00413F2D" w:rsidP="00AF720F">
            <w:r w:rsidRPr="001258AC">
              <w:t>Air, dust</w:t>
            </w:r>
          </w:p>
        </w:tc>
      </w:tr>
      <w:tr w:rsidR="00184A9E" w:rsidRPr="001258AC" w14:paraId="6AE1B6DD" w14:textId="77777777" w:rsidTr="00BB1BF0">
        <w:trPr>
          <w:trHeight w:val="315"/>
        </w:trPr>
        <w:tc>
          <w:tcPr>
            <w:tcW w:w="1525" w:type="dxa"/>
            <w:noWrap/>
            <w:hideMark/>
          </w:tcPr>
          <w:p w14:paraId="5C943914" w14:textId="77777777" w:rsidR="00413F2D" w:rsidRPr="001258AC" w:rsidRDefault="00413F2D" w:rsidP="00AF720F">
            <w:r w:rsidRPr="001258AC">
              <w:t>Reference Range</w:t>
            </w:r>
          </w:p>
        </w:tc>
        <w:tc>
          <w:tcPr>
            <w:tcW w:w="1080" w:type="dxa"/>
            <w:noWrap/>
            <w:hideMark/>
          </w:tcPr>
          <w:p w14:paraId="3D5E9A8B" w14:textId="77777777" w:rsidR="00413F2D" w:rsidRPr="001258AC" w:rsidRDefault="00413F2D" w:rsidP="00AF720F">
            <w:r w:rsidRPr="001258AC">
              <w:t>N</w:t>
            </w:r>
          </w:p>
        </w:tc>
        <w:tc>
          <w:tcPr>
            <w:tcW w:w="2610" w:type="dxa"/>
            <w:noWrap/>
            <w:hideMark/>
          </w:tcPr>
          <w:p w14:paraId="715B9E02" w14:textId="77777777" w:rsidR="00413F2D" w:rsidRPr="001258AC" w:rsidRDefault="00413F2D" w:rsidP="00AF720F">
            <w:r w:rsidRPr="001258AC">
              <w:t>The reference range used by the instrument for the limit of detection. This could include the upper value and the lower value.</w:t>
            </w:r>
          </w:p>
        </w:tc>
        <w:tc>
          <w:tcPr>
            <w:tcW w:w="1350" w:type="dxa"/>
            <w:noWrap/>
            <w:hideMark/>
          </w:tcPr>
          <w:p w14:paraId="62C9B8EC" w14:textId="77777777" w:rsidR="00413F2D" w:rsidRPr="001258AC" w:rsidRDefault="00413F2D" w:rsidP="00AF720F">
            <w:r w:rsidRPr="001258AC">
              <w:t>Range (Value and Unit)</w:t>
            </w:r>
          </w:p>
        </w:tc>
        <w:tc>
          <w:tcPr>
            <w:tcW w:w="2454" w:type="dxa"/>
            <w:noWrap/>
            <w:hideMark/>
          </w:tcPr>
          <w:p w14:paraId="6FC81BDC" w14:textId="77777777" w:rsidR="00413F2D" w:rsidRPr="001258AC" w:rsidRDefault="00413F2D" w:rsidP="00AF720F">
            <w:r w:rsidRPr="001258AC">
              <w:t>0mg/m3 to 1.6 mg/m3</w:t>
            </w:r>
          </w:p>
        </w:tc>
      </w:tr>
      <w:tr w:rsidR="00184A9E" w:rsidRPr="001258AC" w14:paraId="476C549C" w14:textId="77777777" w:rsidTr="00BB1BF0">
        <w:trPr>
          <w:trHeight w:val="315"/>
        </w:trPr>
        <w:tc>
          <w:tcPr>
            <w:tcW w:w="1525" w:type="dxa"/>
            <w:noWrap/>
            <w:hideMark/>
          </w:tcPr>
          <w:p w14:paraId="70312482" w14:textId="77777777" w:rsidR="00413F2D" w:rsidRPr="001258AC" w:rsidRDefault="00413F2D" w:rsidP="00AF720F">
            <w:r w:rsidRPr="001258AC">
              <w:t>Lower Size Detection Limit</w:t>
            </w:r>
          </w:p>
        </w:tc>
        <w:tc>
          <w:tcPr>
            <w:tcW w:w="1080" w:type="dxa"/>
            <w:noWrap/>
            <w:hideMark/>
          </w:tcPr>
          <w:p w14:paraId="2852828B" w14:textId="77777777" w:rsidR="00413F2D" w:rsidRPr="001258AC" w:rsidRDefault="00413F2D" w:rsidP="00AF720F">
            <w:r w:rsidRPr="001258AC">
              <w:t>N</w:t>
            </w:r>
          </w:p>
        </w:tc>
        <w:tc>
          <w:tcPr>
            <w:tcW w:w="2610" w:type="dxa"/>
            <w:noWrap/>
            <w:hideMark/>
          </w:tcPr>
          <w:p w14:paraId="0066D6F5" w14:textId="111A80C9" w:rsidR="00413F2D" w:rsidRPr="001258AC" w:rsidRDefault="00413F2D" w:rsidP="004705EA">
            <w:r w:rsidRPr="001258AC">
              <w:t xml:space="preserve">A manufacturer reference limit value distinguishing the lower size detection limit of the instrument. The format could be </w:t>
            </w:r>
            <w:r w:rsidR="004705EA">
              <w:t xml:space="preserve">of a </w:t>
            </w:r>
            <w:r w:rsidRPr="001258AC">
              <w:t>value</w:t>
            </w:r>
            <w:r w:rsidR="004705EA">
              <w:t xml:space="preserve"> and </w:t>
            </w:r>
            <w:r w:rsidRPr="001258AC">
              <w:t>unit.</w:t>
            </w:r>
          </w:p>
        </w:tc>
        <w:tc>
          <w:tcPr>
            <w:tcW w:w="1350" w:type="dxa"/>
            <w:noWrap/>
            <w:hideMark/>
          </w:tcPr>
          <w:p w14:paraId="04511AEC" w14:textId="77777777" w:rsidR="00413F2D" w:rsidRPr="001258AC" w:rsidRDefault="00413F2D" w:rsidP="00AF720F">
            <w:r w:rsidRPr="001258AC">
              <w:t>Value and Unit</w:t>
            </w:r>
          </w:p>
        </w:tc>
        <w:tc>
          <w:tcPr>
            <w:tcW w:w="2454" w:type="dxa"/>
            <w:noWrap/>
            <w:hideMark/>
          </w:tcPr>
          <w:p w14:paraId="36827FC4" w14:textId="77777777" w:rsidR="00413F2D" w:rsidRPr="001258AC" w:rsidRDefault="00413F2D" w:rsidP="00AF720F">
            <w:r w:rsidRPr="001258AC">
              <w:t>10 um</w:t>
            </w:r>
          </w:p>
        </w:tc>
      </w:tr>
      <w:tr w:rsidR="00184A9E" w:rsidRPr="001258AC" w14:paraId="057D5F25" w14:textId="77777777" w:rsidTr="00BB1BF0">
        <w:trPr>
          <w:trHeight w:val="315"/>
        </w:trPr>
        <w:tc>
          <w:tcPr>
            <w:tcW w:w="1525" w:type="dxa"/>
            <w:noWrap/>
            <w:hideMark/>
          </w:tcPr>
          <w:p w14:paraId="21F6C688" w14:textId="77777777" w:rsidR="00413F2D" w:rsidRPr="001258AC" w:rsidRDefault="00413F2D" w:rsidP="00AF720F">
            <w:r w:rsidRPr="001258AC">
              <w:t>Upper Size Detection Limit</w:t>
            </w:r>
          </w:p>
        </w:tc>
        <w:tc>
          <w:tcPr>
            <w:tcW w:w="1080" w:type="dxa"/>
            <w:noWrap/>
            <w:hideMark/>
          </w:tcPr>
          <w:p w14:paraId="132B0B6D" w14:textId="77777777" w:rsidR="00413F2D" w:rsidRPr="001258AC" w:rsidRDefault="00413F2D" w:rsidP="00AF720F">
            <w:r w:rsidRPr="001258AC">
              <w:t>N</w:t>
            </w:r>
          </w:p>
        </w:tc>
        <w:tc>
          <w:tcPr>
            <w:tcW w:w="2610" w:type="dxa"/>
            <w:noWrap/>
            <w:hideMark/>
          </w:tcPr>
          <w:p w14:paraId="75621B07" w14:textId="2F9A06F4" w:rsidR="00413F2D" w:rsidRPr="001258AC" w:rsidRDefault="00413F2D" w:rsidP="009639F0">
            <w:r w:rsidRPr="001258AC">
              <w:t xml:space="preserve">A manufacturer reference limit value distinguishing the upper size detection limit of the instrument. The format could </w:t>
            </w:r>
            <w:r w:rsidR="009639F0">
              <w:t>consists of</w:t>
            </w:r>
            <w:r w:rsidR="004705EA">
              <w:t xml:space="preserve"> </w:t>
            </w:r>
            <w:r w:rsidR="009639F0">
              <w:t xml:space="preserve">a </w:t>
            </w:r>
            <w:r w:rsidR="009639F0" w:rsidRPr="001258AC">
              <w:t>value</w:t>
            </w:r>
            <w:r w:rsidR="004705EA">
              <w:t xml:space="preserve"> and </w:t>
            </w:r>
            <w:r w:rsidRPr="001258AC">
              <w:t>unit.</w:t>
            </w:r>
          </w:p>
        </w:tc>
        <w:tc>
          <w:tcPr>
            <w:tcW w:w="1350" w:type="dxa"/>
            <w:noWrap/>
            <w:hideMark/>
          </w:tcPr>
          <w:p w14:paraId="4FB3D1DB" w14:textId="77777777" w:rsidR="00413F2D" w:rsidRPr="001258AC" w:rsidRDefault="00413F2D" w:rsidP="00AF720F">
            <w:r w:rsidRPr="001258AC">
              <w:t>Value and Unit</w:t>
            </w:r>
          </w:p>
        </w:tc>
        <w:tc>
          <w:tcPr>
            <w:tcW w:w="2454" w:type="dxa"/>
            <w:noWrap/>
            <w:hideMark/>
          </w:tcPr>
          <w:p w14:paraId="40869134" w14:textId="77777777" w:rsidR="00413F2D" w:rsidRPr="001258AC" w:rsidRDefault="00413F2D" w:rsidP="00AF720F">
            <w:r w:rsidRPr="001258AC">
              <w:t>100 um</w:t>
            </w:r>
          </w:p>
        </w:tc>
      </w:tr>
      <w:tr w:rsidR="00184A9E" w:rsidRPr="001258AC" w14:paraId="11214F29" w14:textId="77777777" w:rsidTr="00BB1BF0">
        <w:trPr>
          <w:trHeight w:val="315"/>
        </w:trPr>
        <w:tc>
          <w:tcPr>
            <w:tcW w:w="1525" w:type="dxa"/>
            <w:noWrap/>
            <w:hideMark/>
          </w:tcPr>
          <w:p w14:paraId="35B7CD75" w14:textId="77777777" w:rsidR="00413F2D" w:rsidRPr="001258AC" w:rsidRDefault="00413F2D" w:rsidP="00AF720F">
            <w:r w:rsidRPr="001258AC">
              <w:t>Standard Error</w:t>
            </w:r>
          </w:p>
        </w:tc>
        <w:tc>
          <w:tcPr>
            <w:tcW w:w="1080" w:type="dxa"/>
            <w:noWrap/>
            <w:hideMark/>
          </w:tcPr>
          <w:p w14:paraId="6751D220" w14:textId="77777777" w:rsidR="00413F2D" w:rsidRPr="001258AC" w:rsidRDefault="00413F2D" w:rsidP="00AF720F">
            <w:r w:rsidRPr="001258AC">
              <w:t>N</w:t>
            </w:r>
          </w:p>
        </w:tc>
        <w:tc>
          <w:tcPr>
            <w:tcW w:w="2610" w:type="dxa"/>
            <w:noWrap/>
            <w:hideMark/>
          </w:tcPr>
          <w:p w14:paraId="48F7008C" w14:textId="77777777" w:rsidR="00413F2D" w:rsidRPr="001258AC" w:rsidRDefault="00413F2D" w:rsidP="00AF720F">
            <w:r w:rsidRPr="001258AC">
              <w:t>An indication used to represent the precision of instrument.</w:t>
            </w:r>
          </w:p>
        </w:tc>
        <w:tc>
          <w:tcPr>
            <w:tcW w:w="1350" w:type="dxa"/>
            <w:noWrap/>
            <w:hideMark/>
          </w:tcPr>
          <w:p w14:paraId="46DCDC6A" w14:textId="77777777" w:rsidR="00413F2D" w:rsidRPr="001258AC" w:rsidRDefault="00413F2D" w:rsidP="00AF720F">
            <w:r w:rsidRPr="001258AC">
              <w:t>Value and Unit</w:t>
            </w:r>
          </w:p>
        </w:tc>
        <w:tc>
          <w:tcPr>
            <w:tcW w:w="2454" w:type="dxa"/>
            <w:noWrap/>
            <w:hideMark/>
          </w:tcPr>
          <w:p w14:paraId="2200BB61" w14:textId="77777777" w:rsidR="00413F2D" w:rsidRPr="001258AC" w:rsidRDefault="00413F2D" w:rsidP="00AF720F">
            <w:r w:rsidRPr="001258AC">
              <w:t>±16%</w:t>
            </w:r>
          </w:p>
        </w:tc>
      </w:tr>
      <w:tr w:rsidR="00184A9E" w:rsidRPr="001258AC" w14:paraId="3EFF062D" w14:textId="77777777" w:rsidTr="00BB1BF0">
        <w:trPr>
          <w:trHeight w:val="315"/>
        </w:trPr>
        <w:tc>
          <w:tcPr>
            <w:tcW w:w="1525" w:type="dxa"/>
            <w:noWrap/>
            <w:hideMark/>
          </w:tcPr>
          <w:p w14:paraId="45E67FFB" w14:textId="77777777" w:rsidR="00413F2D" w:rsidRPr="001258AC" w:rsidRDefault="00413F2D" w:rsidP="00AF720F">
            <w:r w:rsidRPr="001258AC">
              <w:t>Data Collection Resolution</w:t>
            </w:r>
          </w:p>
        </w:tc>
        <w:tc>
          <w:tcPr>
            <w:tcW w:w="1080" w:type="dxa"/>
            <w:noWrap/>
            <w:hideMark/>
          </w:tcPr>
          <w:p w14:paraId="36C8A0D8" w14:textId="77777777" w:rsidR="00413F2D" w:rsidRPr="001258AC" w:rsidRDefault="00413F2D" w:rsidP="00AF720F">
            <w:r w:rsidRPr="001258AC">
              <w:t>N</w:t>
            </w:r>
          </w:p>
        </w:tc>
        <w:tc>
          <w:tcPr>
            <w:tcW w:w="2610" w:type="dxa"/>
            <w:noWrap/>
            <w:hideMark/>
          </w:tcPr>
          <w:p w14:paraId="49CF3E15" w14:textId="77777777" w:rsidR="00413F2D" w:rsidRPr="001258AC" w:rsidRDefault="00413F2D" w:rsidP="00AF720F">
            <w:r w:rsidRPr="001258AC">
              <w:t>Time step used for data collection.</w:t>
            </w:r>
          </w:p>
        </w:tc>
        <w:tc>
          <w:tcPr>
            <w:tcW w:w="1350" w:type="dxa"/>
            <w:noWrap/>
            <w:hideMark/>
          </w:tcPr>
          <w:p w14:paraId="2E8D8DA3" w14:textId="77777777" w:rsidR="00413F2D" w:rsidRPr="001258AC" w:rsidRDefault="00413F2D" w:rsidP="00AF720F">
            <w:r w:rsidRPr="001258AC">
              <w:t>Value and Unit</w:t>
            </w:r>
          </w:p>
        </w:tc>
        <w:tc>
          <w:tcPr>
            <w:tcW w:w="2454" w:type="dxa"/>
            <w:noWrap/>
            <w:hideMark/>
          </w:tcPr>
          <w:p w14:paraId="077F702C" w14:textId="77777777" w:rsidR="00413F2D" w:rsidRPr="001258AC" w:rsidRDefault="00413F2D" w:rsidP="00AF720F">
            <w:r w:rsidRPr="001258AC">
              <w:t>1 second</w:t>
            </w:r>
          </w:p>
        </w:tc>
      </w:tr>
      <w:tr w:rsidR="00184A9E" w:rsidRPr="001258AC" w14:paraId="6BEECCDB" w14:textId="77777777" w:rsidTr="00BB1BF0">
        <w:trPr>
          <w:trHeight w:val="315"/>
        </w:trPr>
        <w:tc>
          <w:tcPr>
            <w:tcW w:w="1525" w:type="dxa"/>
            <w:noWrap/>
            <w:hideMark/>
          </w:tcPr>
          <w:p w14:paraId="589CBD0B" w14:textId="77777777" w:rsidR="00413F2D" w:rsidRPr="001258AC" w:rsidRDefault="00413F2D" w:rsidP="00AF720F">
            <w:r w:rsidRPr="001258AC">
              <w:t>Instrument Monitoring Method</w:t>
            </w:r>
          </w:p>
        </w:tc>
        <w:tc>
          <w:tcPr>
            <w:tcW w:w="1080" w:type="dxa"/>
            <w:noWrap/>
            <w:hideMark/>
          </w:tcPr>
          <w:p w14:paraId="100D40E4" w14:textId="77777777" w:rsidR="00413F2D" w:rsidRPr="001258AC" w:rsidRDefault="00413F2D" w:rsidP="00AF720F">
            <w:r w:rsidRPr="001258AC">
              <w:t>N</w:t>
            </w:r>
          </w:p>
        </w:tc>
        <w:tc>
          <w:tcPr>
            <w:tcW w:w="2610" w:type="dxa"/>
            <w:noWrap/>
            <w:hideMark/>
          </w:tcPr>
          <w:p w14:paraId="677F21E6" w14:textId="77777777" w:rsidR="00413F2D" w:rsidRPr="001258AC" w:rsidRDefault="00413F2D" w:rsidP="00AF720F">
            <w:r w:rsidRPr="001258AC">
              <w:t>The description of the method utilized by the instrument for monitoring.</w:t>
            </w:r>
          </w:p>
        </w:tc>
        <w:tc>
          <w:tcPr>
            <w:tcW w:w="1350" w:type="dxa"/>
            <w:noWrap/>
            <w:hideMark/>
          </w:tcPr>
          <w:p w14:paraId="134461CE" w14:textId="77777777" w:rsidR="00413F2D" w:rsidRPr="001258AC" w:rsidRDefault="00413F2D" w:rsidP="00AF720F">
            <w:r w:rsidRPr="001258AC">
              <w:t>String</w:t>
            </w:r>
          </w:p>
        </w:tc>
        <w:tc>
          <w:tcPr>
            <w:tcW w:w="2454" w:type="dxa"/>
            <w:noWrap/>
            <w:hideMark/>
          </w:tcPr>
          <w:p w14:paraId="4168C8DE" w14:textId="77777777" w:rsidR="00413F2D" w:rsidRPr="001258AC" w:rsidRDefault="00413F2D" w:rsidP="00AF720F">
            <w:r w:rsidRPr="001258AC">
              <w:t>Resistor for humidity sensor and a thermostat for temperature; particle counter based on light-scattering technology</w:t>
            </w:r>
          </w:p>
        </w:tc>
      </w:tr>
      <w:tr w:rsidR="00184A9E" w:rsidRPr="001258AC" w14:paraId="5A51BB3C" w14:textId="77777777" w:rsidTr="00BB1BF0">
        <w:trPr>
          <w:trHeight w:val="315"/>
        </w:trPr>
        <w:tc>
          <w:tcPr>
            <w:tcW w:w="1525" w:type="dxa"/>
            <w:noWrap/>
            <w:hideMark/>
          </w:tcPr>
          <w:p w14:paraId="4335D017" w14:textId="77777777" w:rsidR="00413F2D" w:rsidRPr="001258AC" w:rsidRDefault="00413F2D" w:rsidP="00AF720F">
            <w:r w:rsidRPr="001258AC">
              <w:t xml:space="preserve">Data Processing Method Instrument Monitoring Mechanism </w:t>
            </w:r>
          </w:p>
        </w:tc>
        <w:tc>
          <w:tcPr>
            <w:tcW w:w="1080" w:type="dxa"/>
            <w:noWrap/>
            <w:hideMark/>
          </w:tcPr>
          <w:p w14:paraId="027CD6CE" w14:textId="77777777" w:rsidR="00413F2D" w:rsidRPr="001258AC" w:rsidRDefault="00413F2D" w:rsidP="00AF720F">
            <w:r w:rsidRPr="001258AC">
              <w:t>N</w:t>
            </w:r>
          </w:p>
        </w:tc>
        <w:tc>
          <w:tcPr>
            <w:tcW w:w="2610" w:type="dxa"/>
            <w:noWrap/>
            <w:hideMark/>
          </w:tcPr>
          <w:p w14:paraId="0A494527" w14:textId="77777777" w:rsidR="00413F2D" w:rsidRPr="001258AC" w:rsidRDefault="00413F2D" w:rsidP="00AF720F">
            <w:r w:rsidRPr="001258AC">
              <w:t>The description of the mechanism by which the signal and data are generated and processed</w:t>
            </w:r>
          </w:p>
        </w:tc>
        <w:tc>
          <w:tcPr>
            <w:tcW w:w="1350" w:type="dxa"/>
            <w:noWrap/>
            <w:hideMark/>
          </w:tcPr>
          <w:p w14:paraId="37EE9202" w14:textId="77777777" w:rsidR="00413F2D" w:rsidRPr="001258AC" w:rsidRDefault="00413F2D" w:rsidP="00AF720F">
            <w:r w:rsidRPr="001258AC">
              <w:t>String</w:t>
            </w:r>
          </w:p>
        </w:tc>
        <w:tc>
          <w:tcPr>
            <w:tcW w:w="2454" w:type="dxa"/>
            <w:noWrap/>
            <w:hideMark/>
          </w:tcPr>
          <w:p w14:paraId="566420F8" w14:textId="77777777" w:rsidR="00413F2D" w:rsidRPr="001258AC" w:rsidRDefault="00413F2D" w:rsidP="00AF720F">
            <w:r w:rsidRPr="001258AC">
              <w:t>The two central processing units on a board convert analog laser particle scattering signature to digital counting data along with the global positioning system (GPS).</w:t>
            </w:r>
          </w:p>
        </w:tc>
      </w:tr>
      <w:tr w:rsidR="00184A9E" w:rsidRPr="001258AC" w14:paraId="66A51483" w14:textId="77777777" w:rsidTr="00BB1BF0">
        <w:trPr>
          <w:trHeight w:val="315"/>
        </w:trPr>
        <w:tc>
          <w:tcPr>
            <w:tcW w:w="1525" w:type="dxa"/>
            <w:noWrap/>
            <w:hideMark/>
          </w:tcPr>
          <w:p w14:paraId="0C88D147" w14:textId="77777777" w:rsidR="00413F2D" w:rsidRPr="001258AC" w:rsidRDefault="00413F2D" w:rsidP="00AF720F">
            <w:r w:rsidRPr="001258AC">
              <w:t>Total-System-Volume</w:t>
            </w:r>
          </w:p>
        </w:tc>
        <w:tc>
          <w:tcPr>
            <w:tcW w:w="1080" w:type="dxa"/>
            <w:noWrap/>
            <w:hideMark/>
          </w:tcPr>
          <w:p w14:paraId="77D15A85" w14:textId="77777777" w:rsidR="00413F2D" w:rsidRPr="001258AC" w:rsidRDefault="00413F2D" w:rsidP="00AF720F">
            <w:r w:rsidRPr="001258AC">
              <w:t>N</w:t>
            </w:r>
          </w:p>
        </w:tc>
        <w:tc>
          <w:tcPr>
            <w:tcW w:w="2610" w:type="dxa"/>
            <w:noWrap/>
            <w:hideMark/>
          </w:tcPr>
          <w:p w14:paraId="358A9654" w14:textId="77777777" w:rsidR="00413F2D" w:rsidRPr="001258AC" w:rsidRDefault="00413F2D" w:rsidP="00AF720F">
            <w:r w:rsidRPr="001258AC">
              <w:t>This value represents the capacity of the instrument to collect the sample by volume.</w:t>
            </w:r>
          </w:p>
        </w:tc>
        <w:tc>
          <w:tcPr>
            <w:tcW w:w="1350" w:type="dxa"/>
            <w:noWrap/>
            <w:hideMark/>
          </w:tcPr>
          <w:p w14:paraId="20B5F1A7" w14:textId="77777777" w:rsidR="00413F2D" w:rsidRPr="001258AC" w:rsidRDefault="00413F2D" w:rsidP="00AF720F">
            <w:r w:rsidRPr="001258AC">
              <w:t>Value and Unit</w:t>
            </w:r>
          </w:p>
        </w:tc>
        <w:tc>
          <w:tcPr>
            <w:tcW w:w="2454" w:type="dxa"/>
            <w:noWrap/>
            <w:hideMark/>
          </w:tcPr>
          <w:p w14:paraId="7F046509" w14:textId="77777777" w:rsidR="00413F2D" w:rsidRPr="001258AC" w:rsidRDefault="00413F2D" w:rsidP="00AF720F">
            <w:r w:rsidRPr="001258AC">
              <w:t>1500 cm3</w:t>
            </w:r>
          </w:p>
        </w:tc>
      </w:tr>
      <w:tr w:rsidR="00184A9E" w:rsidRPr="001258AC" w14:paraId="5C9335AA" w14:textId="77777777" w:rsidTr="00BB1BF0">
        <w:trPr>
          <w:trHeight w:val="315"/>
        </w:trPr>
        <w:tc>
          <w:tcPr>
            <w:tcW w:w="1525" w:type="dxa"/>
            <w:noWrap/>
            <w:hideMark/>
          </w:tcPr>
          <w:p w14:paraId="6610C45F" w14:textId="77777777" w:rsidR="00413F2D" w:rsidRPr="001258AC" w:rsidRDefault="00413F2D" w:rsidP="00AF720F">
            <w:r w:rsidRPr="001258AC">
              <w:t>Operational Temperature</w:t>
            </w:r>
          </w:p>
        </w:tc>
        <w:tc>
          <w:tcPr>
            <w:tcW w:w="1080" w:type="dxa"/>
            <w:noWrap/>
            <w:hideMark/>
          </w:tcPr>
          <w:p w14:paraId="2C4A6819" w14:textId="77777777" w:rsidR="00413F2D" w:rsidRPr="001258AC" w:rsidRDefault="00413F2D" w:rsidP="00AF720F">
            <w:r w:rsidRPr="001258AC">
              <w:t>N</w:t>
            </w:r>
          </w:p>
        </w:tc>
        <w:tc>
          <w:tcPr>
            <w:tcW w:w="2610" w:type="dxa"/>
            <w:noWrap/>
            <w:hideMark/>
          </w:tcPr>
          <w:p w14:paraId="3D885D06" w14:textId="77777777" w:rsidR="00413F2D" w:rsidRPr="001258AC" w:rsidRDefault="00413F2D" w:rsidP="00AF720F">
            <w:r w:rsidRPr="001258AC">
              <w:t xml:space="preserve">The reference range of temperature used for the instrument under normal working conditions. This could be a range of </w:t>
            </w:r>
            <w:r w:rsidRPr="001258AC">
              <w:lastRenderedPageBreak/>
              <w:t>temperature with upper and lower values.</w:t>
            </w:r>
          </w:p>
        </w:tc>
        <w:tc>
          <w:tcPr>
            <w:tcW w:w="1350" w:type="dxa"/>
            <w:noWrap/>
            <w:hideMark/>
          </w:tcPr>
          <w:p w14:paraId="33659622" w14:textId="77777777" w:rsidR="00413F2D" w:rsidRPr="001258AC" w:rsidRDefault="00413F2D" w:rsidP="00AF720F">
            <w:r w:rsidRPr="001258AC">
              <w:lastRenderedPageBreak/>
              <w:t>Value and Unit</w:t>
            </w:r>
          </w:p>
        </w:tc>
        <w:tc>
          <w:tcPr>
            <w:tcW w:w="2454" w:type="dxa"/>
            <w:noWrap/>
            <w:hideMark/>
          </w:tcPr>
          <w:p w14:paraId="5B3D5FDB" w14:textId="77777777" w:rsidR="00413F2D" w:rsidRPr="001258AC" w:rsidRDefault="00413F2D" w:rsidP="00AF720F">
            <w:r w:rsidRPr="001258AC">
              <w:t>50 F to 80 F</w:t>
            </w:r>
          </w:p>
        </w:tc>
      </w:tr>
      <w:tr w:rsidR="00184A9E" w:rsidRPr="001258AC" w14:paraId="51C03F43" w14:textId="77777777" w:rsidTr="00BB1BF0">
        <w:trPr>
          <w:trHeight w:val="315"/>
        </w:trPr>
        <w:tc>
          <w:tcPr>
            <w:tcW w:w="1525" w:type="dxa"/>
            <w:noWrap/>
            <w:hideMark/>
          </w:tcPr>
          <w:p w14:paraId="167EA42F" w14:textId="77777777" w:rsidR="00413F2D" w:rsidRPr="001258AC" w:rsidRDefault="00413F2D" w:rsidP="00AF720F">
            <w:r w:rsidRPr="001258AC">
              <w:t>Operational Humidity</w:t>
            </w:r>
          </w:p>
        </w:tc>
        <w:tc>
          <w:tcPr>
            <w:tcW w:w="1080" w:type="dxa"/>
            <w:noWrap/>
            <w:hideMark/>
          </w:tcPr>
          <w:p w14:paraId="136D685B" w14:textId="77777777" w:rsidR="00413F2D" w:rsidRPr="001258AC" w:rsidRDefault="00413F2D" w:rsidP="00AF720F">
            <w:r w:rsidRPr="001258AC">
              <w:t>N</w:t>
            </w:r>
          </w:p>
        </w:tc>
        <w:tc>
          <w:tcPr>
            <w:tcW w:w="2610" w:type="dxa"/>
            <w:noWrap/>
            <w:hideMark/>
          </w:tcPr>
          <w:p w14:paraId="67493742" w14:textId="77777777" w:rsidR="00413F2D" w:rsidRPr="001258AC" w:rsidRDefault="00413F2D" w:rsidP="00AF720F">
            <w:r w:rsidRPr="001258AC">
              <w:t>The reference range of humidity used for the instrument under normal working condition. This could be a range of humidity with upper and lower values.</w:t>
            </w:r>
          </w:p>
        </w:tc>
        <w:tc>
          <w:tcPr>
            <w:tcW w:w="1350" w:type="dxa"/>
            <w:noWrap/>
            <w:hideMark/>
          </w:tcPr>
          <w:p w14:paraId="7ED9D4C3" w14:textId="77777777" w:rsidR="00413F2D" w:rsidRPr="001258AC" w:rsidRDefault="00413F2D" w:rsidP="00AF720F">
            <w:r w:rsidRPr="001258AC">
              <w:t>Value and Unit</w:t>
            </w:r>
          </w:p>
        </w:tc>
        <w:tc>
          <w:tcPr>
            <w:tcW w:w="2454" w:type="dxa"/>
            <w:noWrap/>
            <w:hideMark/>
          </w:tcPr>
          <w:p w14:paraId="05C42B5D" w14:textId="77777777" w:rsidR="00413F2D" w:rsidRPr="001258AC" w:rsidRDefault="00413F2D" w:rsidP="00AF720F">
            <w:r w:rsidRPr="001258AC">
              <w:t>80% to 90%</w:t>
            </w:r>
          </w:p>
        </w:tc>
      </w:tr>
      <w:tr w:rsidR="00184A9E" w:rsidRPr="001258AC" w14:paraId="7300EA9C" w14:textId="77777777" w:rsidTr="00BB1BF0">
        <w:trPr>
          <w:trHeight w:val="315"/>
        </w:trPr>
        <w:tc>
          <w:tcPr>
            <w:tcW w:w="1525" w:type="dxa"/>
            <w:noWrap/>
            <w:hideMark/>
          </w:tcPr>
          <w:p w14:paraId="5747DB2F" w14:textId="77777777" w:rsidR="00413F2D" w:rsidRPr="001258AC" w:rsidRDefault="00413F2D" w:rsidP="00AF720F">
            <w:r w:rsidRPr="001258AC">
              <w:t>Calibration Guideline</w:t>
            </w:r>
          </w:p>
        </w:tc>
        <w:tc>
          <w:tcPr>
            <w:tcW w:w="1080" w:type="dxa"/>
            <w:noWrap/>
            <w:hideMark/>
          </w:tcPr>
          <w:p w14:paraId="7AB07ED9" w14:textId="77777777" w:rsidR="00413F2D" w:rsidRPr="001258AC" w:rsidRDefault="00413F2D" w:rsidP="00AF720F">
            <w:r w:rsidRPr="001258AC">
              <w:t>N</w:t>
            </w:r>
          </w:p>
        </w:tc>
        <w:tc>
          <w:tcPr>
            <w:tcW w:w="2610" w:type="dxa"/>
            <w:noWrap/>
            <w:hideMark/>
          </w:tcPr>
          <w:p w14:paraId="5FFF56CC" w14:textId="77777777" w:rsidR="00413F2D" w:rsidRPr="001258AC" w:rsidRDefault="00413F2D" w:rsidP="00AF720F">
            <w:r w:rsidRPr="001258AC">
              <w:t>A reference to whether or not a calibration guideline exists for the instrument sensor. If yes, the text, document, or links of the manufacturer's recommended calibration should be listed.</w:t>
            </w:r>
          </w:p>
        </w:tc>
        <w:tc>
          <w:tcPr>
            <w:tcW w:w="1350" w:type="dxa"/>
            <w:noWrap/>
            <w:hideMark/>
          </w:tcPr>
          <w:p w14:paraId="61B1B5A3" w14:textId="77777777" w:rsidR="00413F2D" w:rsidRPr="001258AC" w:rsidRDefault="00413F2D" w:rsidP="00AF720F">
            <w:r w:rsidRPr="001258AC">
              <w:t>Boolean</w:t>
            </w:r>
          </w:p>
        </w:tc>
        <w:tc>
          <w:tcPr>
            <w:tcW w:w="2454" w:type="dxa"/>
            <w:noWrap/>
            <w:hideMark/>
          </w:tcPr>
          <w:p w14:paraId="79920CC5" w14:textId="77777777" w:rsidR="00413F2D" w:rsidRPr="001258AC" w:rsidRDefault="00413F2D" w:rsidP="00AF720F">
            <w:r w:rsidRPr="001258AC">
              <w:t>Yes or no, if yes, the text, document, or links of the manufacturer's recommended calibration should be listed.</w:t>
            </w:r>
          </w:p>
        </w:tc>
      </w:tr>
    </w:tbl>
    <w:p w14:paraId="7274E17E" w14:textId="77777777" w:rsidR="00AD4CCC" w:rsidRDefault="00AD4CCC">
      <w:pPr>
        <w:ind w:left="720"/>
      </w:pPr>
    </w:p>
    <w:p w14:paraId="08FBA127" w14:textId="77777777" w:rsidR="00AD4CCC" w:rsidRDefault="009F3290" w:rsidP="0017763C">
      <w:pPr>
        <w:numPr>
          <w:ilvl w:val="2"/>
          <w:numId w:val="10"/>
        </w:numPr>
        <w:ind w:left="900" w:hanging="360"/>
        <w:contextualSpacing/>
        <w:jc w:val="both"/>
      </w:pPr>
      <w:r>
        <w:t xml:space="preserve">Conventions </w:t>
      </w:r>
    </w:p>
    <w:p w14:paraId="38620ABE" w14:textId="6CE35953" w:rsidR="00AD4CCC" w:rsidRDefault="009F3290" w:rsidP="0017763C">
      <w:pPr>
        <w:numPr>
          <w:ilvl w:val="0"/>
          <w:numId w:val="6"/>
        </w:numPr>
        <w:ind w:left="1080" w:hanging="360"/>
        <w:contextualSpacing/>
        <w:jc w:val="both"/>
      </w:pPr>
      <w:r>
        <w:t>Each measurement will have a measurement ID.</w:t>
      </w:r>
    </w:p>
    <w:p w14:paraId="36FDBC5D" w14:textId="77777777" w:rsidR="00AD4CCC" w:rsidRDefault="009F3290" w:rsidP="0017763C">
      <w:pPr>
        <w:pStyle w:val="Heading2"/>
        <w:numPr>
          <w:ilvl w:val="1"/>
          <w:numId w:val="10"/>
        </w:numPr>
        <w:ind w:left="900" w:hanging="360"/>
        <w:jc w:val="both"/>
      </w:pPr>
      <w:bookmarkStart w:id="40" w:name="h.hyb9awp1sakv" w:colFirst="0" w:colLast="0"/>
      <w:bookmarkStart w:id="41" w:name="_Toc465089036"/>
      <w:bookmarkEnd w:id="40"/>
      <w:r>
        <w:t>Validation</w:t>
      </w:r>
      <w:bookmarkEnd w:id="41"/>
      <w:r>
        <w:t xml:space="preserve"> </w:t>
      </w:r>
    </w:p>
    <w:p w14:paraId="74E7B627" w14:textId="77777777" w:rsidR="0017763C" w:rsidRDefault="009F3290" w:rsidP="0017763C">
      <w:pPr>
        <w:ind w:firstLine="720"/>
        <w:jc w:val="both"/>
      </w:pPr>
      <w:r>
        <w:t>The validation is the process to test</w:t>
      </w:r>
      <w:r w:rsidR="007C4F4D">
        <w:t xml:space="preserve"> and </w:t>
      </w:r>
      <w:r>
        <w:t>evaluate the instrument</w:t>
      </w:r>
      <w:r w:rsidR="0017763C">
        <w:t xml:space="preserve">’s capability of measuring </w:t>
      </w:r>
      <w:r>
        <w:t xml:space="preserve">what it </w:t>
      </w:r>
      <w:r w:rsidR="0017763C">
        <w:t>supposed to</w:t>
      </w:r>
      <w:r>
        <w:t xml:space="preserve"> measure.</w:t>
      </w:r>
      <w:r w:rsidR="0017763C">
        <w:t xml:space="preserve"> </w:t>
      </w:r>
      <w:r>
        <w:t>The Validation data element is a list of metadata elements used to describe the process, settings and results of the validation process.</w:t>
      </w:r>
    </w:p>
    <w:p w14:paraId="3ECC7324" w14:textId="7843F5FE" w:rsidR="00AD4CCC" w:rsidRDefault="009F3290" w:rsidP="0017763C">
      <w:pPr>
        <w:jc w:val="both"/>
      </w:pPr>
      <w:r>
        <w:t xml:space="preserve">  </w:t>
      </w:r>
    </w:p>
    <w:p w14:paraId="4469F4AF" w14:textId="1623E920" w:rsidR="00AD4CCC" w:rsidRDefault="0017763C" w:rsidP="0017763C">
      <w:pPr>
        <w:pStyle w:val="Caption"/>
        <w:spacing w:after="0"/>
        <w:jc w:val="both"/>
      </w:pPr>
      <w:bookmarkStart w:id="42" w:name="_Toc465088945"/>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6</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Validation</w:t>
      </w:r>
      <w:r w:rsidRPr="000C1D6C">
        <w:rPr>
          <w:i w:val="0"/>
          <w:color w:val="auto"/>
          <w:sz w:val="22"/>
          <w:szCs w:val="22"/>
        </w:rPr>
        <w:t xml:space="preserve"> entity details.</w:t>
      </w:r>
      <w:bookmarkEnd w:id="42"/>
    </w:p>
    <w:tbl>
      <w:tblPr>
        <w:tblStyle w:val="TableGrid"/>
        <w:tblW w:w="0" w:type="auto"/>
        <w:tblLook w:val="04A0" w:firstRow="1" w:lastRow="0" w:firstColumn="1" w:lastColumn="0" w:noHBand="0" w:noVBand="1"/>
      </w:tblPr>
      <w:tblGrid>
        <w:gridCol w:w="1511"/>
        <w:gridCol w:w="1101"/>
        <w:gridCol w:w="2238"/>
        <w:gridCol w:w="1349"/>
        <w:gridCol w:w="2820"/>
      </w:tblGrid>
      <w:tr w:rsidR="00B75CEE" w:rsidRPr="001258AC" w14:paraId="39021074" w14:textId="77777777" w:rsidTr="00DA5229">
        <w:trPr>
          <w:trHeight w:val="300"/>
        </w:trPr>
        <w:tc>
          <w:tcPr>
            <w:tcW w:w="1523" w:type="dxa"/>
            <w:shd w:val="clear" w:color="auto" w:fill="F2F2F2" w:themeFill="background1" w:themeFillShade="F2"/>
            <w:noWrap/>
            <w:vAlign w:val="center"/>
            <w:hideMark/>
          </w:tcPr>
          <w:p w14:paraId="7FD13C27" w14:textId="77777777" w:rsidR="00B75CEE" w:rsidRPr="001258AC" w:rsidRDefault="00B75CEE" w:rsidP="00DA5229">
            <w:pPr>
              <w:jc w:val="center"/>
              <w:rPr>
                <w:b/>
                <w:bCs/>
              </w:rPr>
            </w:pPr>
            <w:r w:rsidRPr="001258AC">
              <w:rPr>
                <w:b/>
                <w:bCs/>
              </w:rPr>
              <w:t>Data Element</w:t>
            </w:r>
          </w:p>
        </w:tc>
        <w:tc>
          <w:tcPr>
            <w:tcW w:w="1109" w:type="dxa"/>
            <w:shd w:val="clear" w:color="auto" w:fill="F2F2F2" w:themeFill="background1" w:themeFillShade="F2"/>
            <w:noWrap/>
            <w:vAlign w:val="center"/>
            <w:hideMark/>
          </w:tcPr>
          <w:p w14:paraId="18FD8EA5" w14:textId="77777777" w:rsidR="00B75CEE" w:rsidRPr="001258AC" w:rsidRDefault="00B75CEE" w:rsidP="00DA5229">
            <w:pPr>
              <w:jc w:val="center"/>
              <w:rPr>
                <w:b/>
                <w:bCs/>
              </w:rPr>
            </w:pPr>
            <w:r w:rsidRPr="001258AC">
              <w:rPr>
                <w:b/>
                <w:bCs/>
              </w:rPr>
              <w:t>Required</w:t>
            </w:r>
          </w:p>
        </w:tc>
        <w:tc>
          <w:tcPr>
            <w:tcW w:w="2124" w:type="dxa"/>
            <w:shd w:val="clear" w:color="auto" w:fill="F2F2F2" w:themeFill="background1" w:themeFillShade="F2"/>
            <w:noWrap/>
            <w:vAlign w:val="center"/>
            <w:hideMark/>
          </w:tcPr>
          <w:p w14:paraId="525607C3" w14:textId="77777777" w:rsidR="00B75CEE" w:rsidRPr="001258AC" w:rsidRDefault="00B75CEE" w:rsidP="00DA5229">
            <w:pPr>
              <w:jc w:val="center"/>
              <w:rPr>
                <w:b/>
                <w:bCs/>
              </w:rPr>
            </w:pPr>
            <w:r w:rsidRPr="001258AC">
              <w:rPr>
                <w:b/>
                <w:bCs/>
              </w:rPr>
              <w:t>Description</w:t>
            </w:r>
          </w:p>
        </w:tc>
        <w:tc>
          <w:tcPr>
            <w:tcW w:w="1359" w:type="dxa"/>
            <w:shd w:val="clear" w:color="auto" w:fill="F2F2F2" w:themeFill="background1" w:themeFillShade="F2"/>
            <w:noWrap/>
            <w:vAlign w:val="center"/>
            <w:hideMark/>
          </w:tcPr>
          <w:p w14:paraId="4974AA0B" w14:textId="77777777" w:rsidR="00B75CEE" w:rsidRPr="001258AC" w:rsidRDefault="00B75CEE" w:rsidP="00DA5229">
            <w:pPr>
              <w:jc w:val="center"/>
              <w:rPr>
                <w:b/>
                <w:bCs/>
              </w:rPr>
            </w:pPr>
            <w:r w:rsidRPr="001258AC">
              <w:rPr>
                <w:b/>
                <w:bCs/>
              </w:rPr>
              <w:t>Data Type</w:t>
            </w:r>
          </w:p>
        </w:tc>
        <w:tc>
          <w:tcPr>
            <w:tcW w:w="2515" w:type="dxa"/>
            <w:shd w:val="clear" w:color="auto" w:fill="F2F2F2" w:themeFill="background1" w:themeFillShade="F2"/>
            <w:noWrap/>
            <w:vAlign w:val="center"/>
            <w:hideMark/>
          </w:tcPr>
          <w:p w14:paraId="1BAC388C" w14:textId="77777777" w:rsidR="00B75CEE" w:rsidRPr="001258AC" w:rsidRDefault="00B75CEE" w:rsidP="00DA5229">
            <w:pPr>
              <w:jc w:val="center"/>
              <w:rPr>
                <w:b/>
                <w:bCs/>
              </w:rPr>
            </w:pPr>
            <w:r w:rsidRPr="001258AC">
              <w:rPr>
                <w:b/>
                <w:bCs/>
              </w:rPr>
              <w:t>Example Value</w:t>
            </w:r>
          </w:p>
        </w:tc>
      </w:tr>
      <w:tr w:rsidR="00B75CEE" w:rsidRPr="001258AC" w14:paraId="1CCADB80" w14:textId="77777777" w:rsidTr="00AF720F">
        <w:trPr>
          <w:trHeight w:val="300"/>
        </w:trPr>
        <w:tc>
          <w:tcPr>
            <w:tcW w:w="1523" w:type="dxa"/>
            <w:noWrap/>
            <w:hideMark/>
          </w:tcPr>
          <w:p w14:paraId="1F3DF175" w14:textId="77777777" w:rsidR="00B75CEE" w:rsidRPr="001258AC" w:rsidRDefault="00B75CEE" w:rsidP="00AF720F">
            <w:r w:rsidRPr="001258AC">
              <w:t>Validation ID</w:t>
            </w:r>
          </w:p>
        </w:tc>
        <w:tc>
          <w:tcPr>
            <w:tcW w:w="1109" w:type="dxa"/>
            <w:noWrap/>
            <w:hideMark/>
          </w:tcPr>
          <w:p w14:paraId="2664DBA4" w14:textId="77777777" w:rsidR="00B75CEE" w:rsidRPr="001258AC" w:rsidRDefault="00B75CEE" w:rsidP="00AF720F">
            <w:r w:rsidRPr="001258AC">
              <w:t>Y</w:t>
            </w:r>
          </w:p>
        </w:tc>
        <w:tc>
          <w:tcPr>
            <w:tcW w:w="2124" w:type="dxa"/>
            <w:noWrap/>
            <w:hideMark/>
          </w:tcPr>
          <w:p w14:paraId="064AD6A8" w14:textId="1877C6B7" w:rsidR="00B75CEE" w:rsidRPr="001258AC" w:rsidRDefault="002C16B6" w:rsidP="00AF720F">
            <w:r>
              <w:t>A</w:t>
            </w:r>
            <w:r w:rsidRPr="001258AC">
              <w:t xml:space="preserve"> </w:t>
            </w:r>
            <w:r w:rsidR="00B75CEE" w:rsidRPr="001258AC">
              <w:t>unique identifier used to differentiate each validation event.</w:t>
            </w:r>
          </w:p>
        </w:tc>
        <w:tc>
          <w:tcPr>
            <w:tcW w:w="1359" w:type="dxa"/>
            <w:noWrap/>
            <w:hideMark/>
          </w:tcPr>
          <w:p w14:paraId="0019A7BA" w14:textId="77777777" w:rsidR="00B75CEE" w:rsidRPr="001258AC" w:rsidRDefault="00B75CEE" w:rsidP="00AF720F">
            <w:r w:rsidRPr="001258AC">
              <w:t>String (Numerical)</w:t>
            </w:r>
          </w:p>
        </w:tc>
        <w:tc>
          <w:tcPr>
            <w:tcW w:w="2515" w:type="dxa"/>
            <w:noWrap/>
            <w:hideMark/>
          </w:tcPr>
          <w:p w14:paraId="734442FD" w14:textId="77777777" w:rsidR="00B75CEE" w:rsidRPr="001258AC" w:rsidRDefault="00B75CEE" w:rsidP="00AF720F">
            <w:r w:rsidRPr="001258AC">
              <w:t>123456</w:t>
            </w:r>
          </w:p>
        </w:tc>
      </w:tr>
      <w:tr w:rsidR="00B75CEE" w:rsidRPr="001258AC" w14:paraId="21800DFE" w14:textId="77777777" w:rsidTr="00AF720F">
        <w:trPr>
          <w:trHeight w:val="300"/>
        </w:trPr>
        <w:tc>
          <w:tcPr>
            <w:tcW w:w="1523" w:type="dxa"/>
            <w:noWrap/>
            <w:hideMark/>
          </w:tcPr>
          <w:p w14:paraId="2D537ADE" w14:textId="5FE9A9D4" w:rsidR="00B75CEE" w:rsidRPr="001258AC" w:rsidRDefault="00B75CEE" w:rsidP="00D42230">
            <w:r w:rsidRPr="001258AC">
              <w:t>Model ID of Validated Instrument</w:t>
            </w:r>
          </w:p>
        </w:tc>
        <w:tc>
          <w:tcPr>
            <w:tcW w:w="1109" w:type="dxa"/>
            <w:noWrap/>
            <w:hideMark/>
          </w:tcPr>
          <w:p w14:paraId="769D676B" w14:textId="77777777" w:rsidR="00B75CEE" w:rsidRPr="001258AC" w:rsidRDefault="00B75CEE" w:rsidP="00AF720F">
            <w:r w:rsidRPr="001258AC">
              <w:t>Y</w:t>
            </w:r>
          </w:p>
        </w:tc>
        <w:tc>
          <w:tcPr>
            <w:tcW w:w="2124" w:type="dxa"/>
            <w:noWrap/>
            <w:hideMark/>
          </w:tcPr>
          <w:p w14:paraId="0F956CBC" w14:textId="77777777" w:rsidR="00B75CEE" w:rsidRPr="001258AC" w:rsidRDefault="00B75CEE" w:rsidP="00AF720F">
            <w:r w:rsidRPr="001258AC">
              <w:t xml:space="preserve">The identifier that identifies the instrument validation. This ID is a foreign key linking the Validation entity to the Instrument Model entity which documents the information about the validated instrument. </w:t>
            </w:r>
          </w:p>
        </w:tc>
        <w:tc>
          <w:tcPr>
            <w:tcW w:w="1359" w:type="dxa"/>
            <w:noWrap/>
            <w:hideMark/>
          </w:tcPr>
          <w:p w14:paraId="72791B52" w14:textId="77777777" w:rsidR="00B75CEE" w:rsidRPr="001258AC" w:rsidRDefault="00B75CEE" w:rsidP="00AF720F">
            <w:r w:rsidRPr="001258AC">
              <w:t>String (Numerical)</w:t>
            </w:r>
          </w:p>
        </w:tc>
        <w:tc>
          <w:tcPr>
            <w:tcW w:w="2515" w:type="dxa"/>
            <w:noWrap/>
            <w:hideMark/>
          </w:tcPr>
          <w:p w14:paraId="2B1A0D61" w14:textId="77777777" w:rsidR="00B75CEE" w:rsidRPr="001258AC" w:rsidRDefault="00B75CEE" w:rsidP="00AF720F">
            <w:r w:rsidRPr="001258AC">
              <w:t>123</w:t>
            </w:r>
          </w:p>
        </w:tc>
      </w:tr>
      <w:tr w:rsidR="00B75CEE" w:rsidRPr="001258AC" w14:paraId="2B4CE92A" w14:textId="77777777" w:rsidTr="00AF720F">
        <w:trPr>
          <w:trHeight w:val="300"/>
        </w:trPr>
        <w:tc>
          <w:tcPr>
            <w:tcW w:w="1523" w:type="dxa"/>
            <w:noWrap/>
            <w:hideMark/>
          </w:tcPr>
          <w:p w14:paraId="48A59540" w14:textId="4AF4174D" w:rsidR="00B75CEE" w:rsidRPr="001258AC" w:rsidRDefault="00B75CEE" w:rsidP="00AF720F">
            <w:r w:rsidRPr="001258AC">
              <w:t>Instrument Model</w:t>
            </w:r>
          </w:p>
        </w:tc>
        <w:tc>
          <w:tcPr>
            <w:tcW w:w="1109" w:type="dxa"/>
            <w:noWrap/>
            <w:hideMark/>
          </w:tcPr>
          <w:p w14:paraId="135B9923" w14:textId="77777777" w:rsidR="00B75CEE" w:rsidRPr="001258AC" w:rsidRDefault="00B75CEE" w:rsidP="00AF720F">
            <w:r w:rsidRPr="001258AC">
              <w:t>Y</w:t>
            </w:r>
          </w:p>
        </w:tc>
        <w:tc>
          <w:tcPr>
            <w:tcW w:w="2124" w:type="dxa"/>
            <w:noWrap/>
            <w:hideMark/>
          </w:tcPr>
          <w:p w14:paraId="3C0E81DF" w14:textId="77777777" w:rsidR="00B75CEE" w:rsidRPr="001258AC" w:rsidRDefault="00B75CEE" w:rsidP="00AF720F">
            <w:r w:rsidRPr="001258AC">
              <w:t xml:space="preserve">The device used as a reference to validate the instrument. The data generated from the tested instrument is compared with the data of control device.  </w:t>
            </w:r>
            <w:r w:rsidRPr="001258AC">
              <w:lastRenderedPageBreak/>
              <w:t>If the controlled device is registered as an instrument model entity, the Versioned Instrument ID of the controlled device should be provided. Control device used for validation. This could be an "instrument" entity. Refer to "instrument administration data"</w:t>
            </w:r>
          </w:p>
        </w:tc>
        <w:tc>
          <w:tcPr>
            <w:tcW w:w="1359" w:type="dxa"/>
            <w:noWrap/>
            <w:hideMark/>
          </w:tcPr>
          <w:p w14:paraId="13991DA8" w14:textId="77777777" w:rsidR="00B75CEE" w:rsidRPr="001258AC" w:rsidRDefault="00B75CEE" w:rsidP="00AF720F">
            <w:r w:rsidRPr="001258AC">
              <w:lastRenderedPageBreak/>
              <w:t>String</w:t>
            </w:r>
          </w:p>
        </w:tc>
        <w:tc>
          <w:tcPr>
            <w:tcW w:w="2515" w:type="dxa"/>
            <w:noWrap/>
            <w:hideMark/>
          </w:tcPr>
          <w:p w14:paraId="7413811B" w14:textId="77777777" w:rsidR="00B75CEE" w:rsidRPr="001258AC" w:rsidRDefault="00B75CEE" w:rsidP="00AF720F">
            <w:r w:rsidRPr="001258AC">
              <w:t>PMS 1003</w:t>
            </w:r>
          </w:p>
        </w:tc>
      </w:tr>
      <w:tr w:rsidR="00B75CEE" w:rsidRPr="001258AC" w14:paraId="14CCBC80" w14:textId="77777777" w:rsidTr="00AF720F">
        <w:trPr>
          <w:trHeight w:val="300"/>
        </w:trPr>
        <w:tc>
          <w:tcPr>
            <w:tcW w:w="1523" w:type="dxa"/>
            <w:noWrap/>
            <w:hideMark/>
          </w:tcPr>
          <w:p w14:paraId="4099A994" w14:textId="77777777" w:rsidR="00B75CEE" w:rsidRPr="001258AC" w:rsidRDefault="00B75CEE" w:rsidP="00AF720F">
            <w:r w:rsidRPr="001258AC">
              <w:t>Validation Process Status</w:t>
            </w:r>
          </w:p>
        </w:tc>
        <w:tc>
          <w:tcPr>
            <w:tcW w:w="1109" w:type="dxa"/>
            <w:noWrap/>
            <w:hideMark/>
          </w:tcPr>
          <w:p w14:paraId="620B6AE1" w14:textId="77777777" w:rsidR="00B75CEE" w:rsidRPr="001258AC" w:rsidRDefault="00B75CEE" w:rsidP="00AF720F">
            <w:r w:rsidRPr="001258AC">
              <w:t>N</w:t>
            </w:r>
          </w:p>
        </w:tc>
        <w:tc>
          <w:tcPr>
            <w:tcW w:w="2124" w:type="dxa"/>
            <w:noWrap/>
            <w:hideMark/>
          </w:tcPr>
          <w:p w14:paraId="6B102AF4" w14:textId="77777777" w:rsidR="00B75CEE" w:rsidRPr="001258AC" w:rsidRDefault="00B75CEE" w:rsidP="00AF720F">
            <w:r w:rsidRPr="001258AC">
              <w:t>The current state or condition status of the validation process.</w:t>
            </w:r>
          </w:p>
        </w:tc>
        <w:tc>
          <w:tcPr>
            <w:tcW w:w="1359" w:type="dxa"/>
            <w:noWrap/>
            <w:hideMark/>
          </w:tcPr>
          <w:p w14:paraId="664CBE16" w14:textId="77777777" w:rsidR="00B75CEE" w:rsidRPr="001258AC" w:rsidRDefault="00B75CEE" w:rsidP="00AF720F">
            <w:r w:rsidRPr="001258AC">
              <w:t>Category</w:t>
            </w:r>
          </w:p>
        </w:tc>
        <w:tc>
          <w:tcPr>
            <w:tcW w:w="2515" w:type="dxa"/>
            <w:noWrap/>
            <w:hideMark/>
          </w:tcPr>
          <w:p w14:paraId="29253E1E" w14:textId="77777777" w:rsidR="00B75CEE" w:rsidRPr="001258AC" w:rsidRDefault="00B75CEE" w:rsidP="00AF720F">
            <w:r w:rsidRPr="001258AC">
              <w:t>In process, done</w:t>
            </w:r>
          </w:p>
        </w:tc>
      </w:tr>
      <w:tr w:rsidR="00B75CEE" w:rsidRPr="001258AC" w14:paraId="333ABC02" w14:textId="77777777" w:rsidTr="00AF720F">
        <w:trPr>
          <w:trHeight w:val="300"/>
        </w:trPr>
        <w:tc>
          <w:tcPr>
            <w:tcW w:w="1523" w:type="dxa"/>
            <w:noWrap/>
            <w:hideMark/>
          </w:tcPr>
          <w:p w14:paraId="0D682570" w14:textId="77777777" w:rsidR="00B75CEE" w:rsidRPr="001258AC" w:rsidRDefault="00B75CEE" w:rsidP="00AF720F">
            <w:r w:rsidRPr="001258AC">
              <w:t>Validation Start Date</w:t>
            </w:r>
          </w:p>
        </w:tc>
        <w:tc>
          <w:tcPr>
            <w:tcW w:w="1109" w:type="dxa"/>
            <w:noWrap/>
            <w:hideMark/>
          </w:tcPr>
          <w:p w14:paraId="6F70F03C" w14:textId="77777777" w:rsidR="00B75CEE" w:rsidRPr="001258AC" w:rsidRDefault="00B75CEE" w:rsidP="00AF720F">
            <w:r w:rsidRPr="001258AC">
              <w:t>N</w:t>
            </w:r>
          </w:p>
        </w:tc>
        <w:tc>
          <w:tcPr>
            <w:tcW w:w="2124" w:type="dxa"/>
            <w:noWrap/>
            <w:hideMark/>
          </w:tcPr>
          <w:p w14:paraId="5ABD10A0" w14:textId="77777777" w:rsidR="00B75CEE" w:rsidRPr="001258AC" w:rsidRDefault="00B75CEE" w:rsidP="00AF720F">
            <w:r w:rsidRPr="001258AC">
              <w:t xml:space="preserve">The point in time as month, day, year, where validation begins. </w:t>
            </w:r>
          </w:p>
        </w:tc>
        <w:tc>
          <w:tcPr>
            <w:tcW w:w="1359" w:type="dxa"/>
            <w:noWrap/>
            <w:hideMark/>
          </w:tcPr>
          <w:p w14:paraId="2233BA72" w14:textId="77777777" w:rsidR="00B75CEE" w:rsidRPr="001258AC" w:rsidRDefault="00B75CEE" w:rsidP="00AF720F">
            <w:r w:rsidRPr="001258AC">
              <w:t>Date</w:t>
            </w:r>
          </w:p>
        </w:tc>
        <w:tc>
          <w:tcPr>
            <w:tcW w:w="2515" w:type="dxa"/>
            <w:noWrap/>
            <w:hideMark/>
          </w:tcPr>
          <w:p w14:paraId="3584659B" w14:textId="77777777" w:rsidR="00B75CEE" w:rsidRPr="001258AC" w:rsidRDefault="00B75CEE" w:rsidP="00AF720F">
            <w:r w:rsidRPr="001258AC">
              <w:t>05May2016</w:t>
            </w:r>
          </w:p>
        </w:tc>
      </w:tr>
      <w:tr w:rsidR="00B75CEE" w:rsidRPr="001258AC" w14:paraId="7CEBA60E" w14:textId="77777777" w:rsidTr="00AF720F">
        <w:trPr>
          <w:trHeight w:val="300"/>
        </w:trPr>
        <w:tc>
          <w:tcPr>
            <w:tcW w:w="1523" w:type="dxa"/>
            <w:noWrap/>
            <w:hideMark/>
          </w:tcPr>
          <w:p w14:paraId="6F4B6440" w14:textId="77777777" w:rsidR="00B75CEE" w:rsidRPr="001258AC" w:rsidRDefault="00B75CEE" w:rsidP="00AF720F">
            <w:r w:rsidRPr="001258AC">
              <w:t>Validation End Date</w:t>
            </w:r>
          </w:p>
        </w:tc>
        <w:tc>
          <w:tcPr>
            <w:tcW w:w="1109" w:type="dxa"/>
            <w:noWrap/>
            <w:hideMark/>
          </w:tcPr>
          <w:p w14:paraId="3A51EF0D" w14:textId="77777777" w:rsidR="00B75CEE" w:rsidRPr="001258AC" w:rsidRDefault="00B75CEE" w:rsidP="00AF720F">
            <w:r w:rsidRPr="001258AC">
              <w:t>N</w:t>
            </w:r>
          </w:p>
        </w:tc>
        <w:tc>
          <w:tcPr>
            <w:tcW w:w="2124" w:type="dxa"/>
            <w:noWrap/>
            <w:hideMark/>
          </w:tcPr>
          <w:p w14:paraId="744C8CAD" w14:textId="77777777" w:rsidR="00B75CEE" w:rsidRPr="001258AC" w:rsidRDefault="00B75CEE" w:rsidP="00AF720F">
            <w:r w:rsidRPr="001258AC">
              <w:t xml:space="preserve">The point in time as month, day, year where validation terminates. </w:t>
            </w:r>
          </w:p>
        </w:tc>
        <w:tc>
          <w:tcPr>
            <w:tcW w:w="1359" w:type="dxa"/>
            <w:noWrap/>
            <w:hideMark/>
          </w:tcPr>
          <w:p w14:paraId="37BDC993" w14:textId="77777777" w:rsidR="00B75CEE" w:rsidRPr="001258AC" w:rsidRDefault="00B75CEE" w:rsidP="00AF720F">
            <w:r w:rsidRPr="001258AC">
              <w:t>Date</w:t>
            </w:r>
          </w:p>
        </w:tc>
        <w:tc>
          <w:tcPr>
            <w:tcW w:w="2515" w:type="dxa"/>
            <w:noWrap/>
            <w:hideMark/>
          </w:tcPr>
          <w:p w14:paraId="06EAE8A5" w14:textId="77777777" w:rsidR="00B75CEE" w:rsidRPr="001258AC" w:rsidRDefault="00B75CEE" w:rsidP="00AF720F">
            <w:r w:rsidRPr="001258AC">
              <w:t>05May2016</w:t>
            </w:r>
          </w:p>
        </w:tc>
      </w:tr>
      <w:tr w:rsidR="00B75CEE" w:rsidRPr="001258AC" w14:paraId="6124F7AD" w14:textId="77777777" w:rsidTr="00AF720F">
        <w:trPr>
          <w:trHeight w:val="300"/>
        </w:trPr>
        <w:tc>
          <w:tcPr>
            <w:tcW w:w="1523" w:type="dxa"/>
            <w:noWrap/>
            <w:hideMark/>
          </w:tcPr>
          <w:p w14:paraId="774E560D" w14:textId="77777777" w:rsidR="00B75CEE" w:rsidRPr="001258AC" w:rsidRDefault="00B75CEE" w:rsidP="00AF720F">
            <w:r w:rsidRPr="001258AC">
              <w:t>Validation Start Time</w:t>
            </w:r>
          </w:p>
        </w:tc>
        <w:tc>
          <w:tcPr>
            <w:tcW w:w="1109" w:type="dxa"/>
            <w:noWrap/>
            <w:hideMark/>
          </w:tcPr>
          <w:p w14:paraId="13483161" w14:textId="77777777" w:rsidR="00B75CEE" w:rsidRPr="001258AC" w:rsidRDefault="00B75CEE" w:rsidP="00AF720F">
            <w:r w:rsidRPr="001258AC">
              <w:t>N</w:t>
            </w:r>
          </w:p>
        </w:tc>
        <w:tc>
          <w:tcPr>
            <w:tcW w:w="2124" w:type="dxa"/>
            <w:noWrap/>
            <w:hideMark/>
          </w:tcPr>
          <w:p w14:paraId="539B0511" w14:textId="77777777" w:rsidR="00B75CEE" w:rsidRPr="001258AC" w:rsidRDefault="00B75CEE" w:rsidP="00AF720F">
            <w:r w:rsidRPr="001258AC">
              <w:t xml:space="preserve">The point in time as hour, minute, seconds where validation begins. </w:t>
            </w:r>
          </w:p>
        </w:tc>
        <w:tc>
          <w:tcPr>
            <w:tcW w:w="1359" w:type="dxa"/>
            <w:noWrap/>
            <w:hideMark/>
          </w:tcPr>
          <w:p w14:paraId="7D1E4B2B" w14:textId="77777777" w:rsidR="00B75CEE" w:rsidRPr="001258AC" w:rsidRDefault="00B75CEE" w:rsidP="00AF720F">
            <w:r w:rsidRPr="001258AC">
              <w:t>Time</w:t>
            </w:r>
          </w:p>
        </w:tc>
        <w:tc>
          <w:tcPr>
            <w:tcW w:w="2515" w:type="dxa"/>
            <w:noWrap/>
            <w:hideMark/>
          </w:tcPr>
          <w:p w14:paraId="0E36A357" w14:textId="77777777" w:rsidR="00B75CEE" w:rsidRPr="001258AC" w:rsidRDefault="00B75CEE" w:rsidP="00AF720F">
            <w:r w:rsidRPr="001258AC">
              <w:t>01:22:16</w:t>
            </w:r>
          </w:p>
        </w:tc>
      </w:tr>
      <w:tr w:rsidR="00B75CEE" w:rsidRPr="001258AC" w14:paraId="4D8CF5B6" w14:textId="77777777" w:rsidTr="00AF720F">
        <w:trPr>
          <w:trHeight w:val="300"/>
        </w:trPr>
        <w:tc>
          <w:tcPr>
            <w:tcW w:w="1523" w:type="dxa"/>
            <w:noWrap/>
            <w:hideMark/>
          </w:tcPr>
          <w:p w14:paraId="623E9517" w14:textId="77777777" w:rsidR="00B75CEE" w:rsidRPr="001258AC" w:rsidRDefault="00B75CEE" w:rsidP="00AF720F">
            <w:r w:rsidRPr="001258AC">
              <w:t>Validation End Time</w:t>
            </w:r>
          </w:p>
        </w:tc>
        <w:tc>
          <w:tcPr>
            <w:tcW w:w="1109" w:type="dxa"/>
            <w:noWrap/>
            <w:hideMark/>
          </w:tcPr>
          <w:p w14:paraId="15EA8D1E" w14:textId="77777777" w:rsidR="00B75CEE" w:rsidRPr="001258AC" w:rsidRDefault="00B75CEE" w:rsidP="00AF720F">
            <w:r w:rsidRPr="001258AC">
              <w:t>N</w:t>
            </w:r>
          </w:p>
        </w:tc>
        <w:tc>
          <w:tcPr>
            <w:tcW w:w="2124" w:type="dxa"/>
            <w:noWrap/>
            <w:hideMark/>
          </w:tcPr>
          <w:p w14:paraId="623471BE" w14:textId="77777777" w:rsidR="00B75CEE" w:rsidRPr="001258AC" w:rsidRDefault="00B75CEE" w:rsidP="00AF720F">
            <w:r w:rsidRPr="001258AC">
              <w:t xml:space="preserve">The point in time as hour, minute, seconds where validation terminates. </w:t>
            </w:r>
          </w:p>
        </w:tc>
        <w:tc>
          <w:tcPr>
            <w:tcW w:w="1359" w:type="dxa"/>
            <w:noWrap/>
            <w:hideMark/>
          </w:tcPr>
          <w:p w14:paraId="10FC688F" w14:textId="77777777" w:rsidR="00B75CEE" w:rsidRPr="001258AC" w:rsidRDefault="00B75CEE" w:rsidP="00AF720F">
            <w:r w:rsidRPr="001258AC">
              <w:t>Time</w:t>
            </w:r>
          </w:p>
        </w:tc>
        <w:tc>
          <w:tcPr>
            <w:tcW w:w="2515" w:type="dxa"/>
            <w:noWrap/>
            <w:hideMark/>
          </w:tcPr>
          <w:p w14:paraId="3E43E3F5" w14:textId="77777777" w:rsidR="00B75CEE" w:rsidRPr="001258AC" w:rsidRDefault="00B75CEE" w:rsidP="00AF720F">
            <w:r w:rsidRPr="001258AC">
              <w:t>02:22:16</w:t>
            </w:r>
          </w:p>
        </w:tc>
      </w:tr>
      <w:tr w:rsidR="00B75CEE" w:rsidRPr="001258AC" w14:paraId="2E92B277" w14:textId="77777777" w:rsidTr="00AF720F">
        <w:trPr>
          <w:trHeight w:val="300"/>
        </w:trPr>
        <w:tc>
          <w:tcPr>
            <w:tcW w:w="1523" w:type="dxa"/>
            <w:noWrap/>
            <w:hideMark/>
          </w:tcPr>
          <w:p w14:paraId="33BB1A70" w14:textId="77777777" w:rsidR="00B75CEE" w:rsidRPr="001258AC" w:rsidRDefault="00B75CEE" w:rsidP="00AF720F">
            <w:r w:rsidRPr="001258AC">
              <w:t>Reference Time</w:t>
            </w:r>
          </w:p>
        </w:tc>
        <w:tc>
          <w:tcPr>
            <w:tcW w:w="1109" w:type="dxa"/>
            <w:noWrap/>
            <w:hideMark/>
          </w:tcPr>
          <w:p w14:paraId="2BF213EE" w14:textId="77777777" w:rsidR="00B75CEE" w:rsidRPr="001258AC" w:rsidRDefault="00B75CEE" w:rsidP="00AF720F">
            <w:r w:rsidRPr="001258AC">
              <w:t>N</w:t>
            </w:r>
          </w:p>
        </w:tc>
        <w:tc>
          <w:tcPr>
            <w:tcW w:w="2124" w:type="dxa"/>
            <w:noWrap/>
            <w:hideMark/>
          </w:tcPr>
          <w:p w14:paraId="00F351C1" w14:textId="77777777" w:rsidR="00B75CEE" w:rsidRPr="001258AC" w:rsidRDefault="00B75CEE" w:rsidP="00AF720F">
            <w:r w:rsidRPr="001258AC">
              <w:t>Time zone of the validation.</w:t>
            </w:r>
          </w:p>
        </w:tc>
        <w:tc>
          <w:tcPr>
            <w:tcW w:w="1359" w:type="dxa"/>
            <w:noWrap/>
            <w:hideMark/>
          </w:tcPr>
          <w:p w14:paraId="119406BF" w14:textId="77777777" w:rsidR="00B75CEE" w:rsidRPr="001258AC" w:rsidRDefault="00B75CEE" w:rsidP="00AF720F">
            <w:r w:rsidRPr="001258AC">
              <w:t>Category</w:t>
            </w:r>
          </w:p>
        </w:tc>
        <w:tc>
          <w:tcPr>
            <w:tcW w:w="2515" w:type="dxa"/>
            <w:noWrap/>
            <w:hideMark/>
          </w:tcPr>
          <w:p w14:paraId="76D3989D" w14:textId="77777777" w:rsidR="00B75CEE" w:rsidRPr="001258AC" w:rsidRDefault="00B75CEE" w:rsidP="00AF720F">
            <w:r w:rsidRPr="001258AC">
              <w:t>Mountain Standard</w:t>
            </w:r>
          </w:p>
        </w:tc>
      </w:tr>
      <w:tr w:rsidR="00B75CEE" w:rsidRPr="001258AC" w14:paraId="5D81AF3A" w14:textId="77777777" w:rsidTr="00AF720F">
        <w:trPr>
          <w:trHeight w:val="300"/>
        </w:trPr>
        <w:tc>
          <w:tcPr>
            <w:tcW w:w="1523" w:type="dxa"/>
            <w:noWrap/>
            <w:hideMark/>
          </w:tcPr>
          <w:p w14:paraId="4CD53EFE" w14:textId="77777777" w:rsidR="00B75CEE" w:rsidRPr="001258AC" w:rsidRDefault="00B75CEE" w:rsidP="00AF720F">
            <w:r w:rsidRPr="001258AC">
              <w:t>Validation Time Duration</w:t>
            </w:r>
          </w:p>
        </w:tc>
        <w:tc>
          <w:tcPr>
            <w:tcW w:w="1109" w:type="dxa"/>
            <w:noWrap/>
            <w:hideMark/>
          </w:tcPr>
          <w:p w14:paraId="2BDE8638" w14:textId="77777777" w:rsidR="00B75CEE" w:rsidRPr="001258AC" w:rsidRDefault="00B75CEE" w:rsidP="00AF720F">
            <w:r w:rsidRPr="001258AC">
              <w:t>N</w:t>
            </w:r>
          </w:p>
        </w:tc>
        <w:tc>
          <w:tcPr>
            <w:tcW w:w="2124" w:type="dxa"/>
            <w:noWrap/>
            <w:hideMark/>
          </w:tcPr>
          <w:p w14:paraId="12CFD40F" w14:textId="77777777" w:rsidR="00B75CEE" w:rsidRPr="001258AC" w:rsidRDefault="00B75CEE" w:rsidP="00AF720F">
            <w:r w:rsidRPr="001258AC">
              <w:t>The amount of time it took to validate the instrument.</w:t>
            </w:r>
          </w:p>
        </w:tc>
        <w:tc>
          <w:tcPr>
            <w:tcW w:w="1359" w:type="dxa"/>
            <w:noWrap/>
            <w:hideMark/>
          </w:tcPr>
          <w:p w14:paraId="4A070264" w14:textId="77777777" w:rsidR="00B75CEE" w:rsidRPr="001258AC" w:rsidRDefault="00B75CEE" w:rsidP="00AF720F">
            <w:r w:rsidRPr="001258AC">
              <w:t>Value and Unit</w:t>
            </w:r>
          </w:p>
        </w:tc>
        <w:tc>
          <w:tcPr>
            <w:tcW w:w="2515" w:type="dxa"/>
            <w:noWrap/>
            <w:hideMark/>
          </w:tcPr>
          <w:p w14:paraId="09F37FFC" w14:textId="77777777" w:rsidR="00B75CEE" w:rsidRPr="001258AC" w:rsidRDefault="00B75CEE" w:rsidP="00AF720F">
            <w:r w:rsidRPr="001258AC">
              <w:t>3 months</w:t>
            </w:r>
          </w:p>
        </w:tc>
      </w:tr>
      <w:tr w:rsidR="00B75CEE" w:rsidRPr="001258AC" w14:paraId="77AE5E8A" w14:textId="77777777" w:rsidTr="00AF720F">
        <w:trPr>
          <w:trHeight w:val="300"/>
        </w:trPr>
        <w:tc>
          <w:tcPr>
            <w:tcW w:w="1523" w:type="dxa"/>
            <w:noWrap/>
            <w:hideMark/>
          </w:tcPr>
          <w:p w14:paraId="532C2540" w14:textId="77777777" w:rsidR="00B75CEE" w:rsidRPr="001258AC" w:rsidRDefault="00B75CEE" w:rsidP="00AF720F">
            <w:r w:rsidRPr="001258AC">
              <w:t>Validation Location</w:t>
            </w:r>
          </w:p>
        </w:tc>
        <w:tc>
          <w:tcPr>
            <w:tcW w:w="1109" w:type="dxa"/>
            <w:noWrap/>
            <w:hideMark/>
          </w:tcPr>
          <w:p w14:paraId="5F9DF8A4" w14:textId="77777777" w:rsidR="00B75CEE" w:rsidRPr="001258AC" w:rsidRDefault="00B75CEE" w:rsidP="00AF720F">
            <w:r w:rsidRPr="001258AC">
              <w:t>N</w:t>
            </w:r>
          </w:p>
        </w:tc>
        <w:tc>
          <w:tcPr>
            <w:tcW w:w="2124" w:type="dxa"/>
            <w:noWrap/>
            <w:hideMark/>
          </w:tcPr>
          <w:p w14:paraId="4A58971A" w14:textId="77777777" w:rsidR="00B75CEE" w:rsidRPr="001258AC" w:rsidRDefault="00B75CEE" w:rsidP="00AF720F">
            <w:r w:rsidRPr="001258AC">
              <w:t>The name of the location where the validation took place.</w:t>
            </w:r>
          </w:p>
        </w:tc>
        <w:tc>
          <w:tcPr>
            <w:tcW w:w="1359" w:type="dxa"/>
            <w:noWrap/>
            <w:hideMark/>
          </w:tcPr>
          <w:p w14:paraId="43A98D06" w14:textId="77777777" w:rsidR="00B75CEE" w:rsidRPr="001258AC" w:rsidRDefault="00B75CEE" w:rsidP="00AF720F">
            <w:r w:rsidRPr="001258AC">
              <w:t>String</w:t>
            </w:r>
          </w:p>
        </w:tc>
        <w:tc>
          <w:tcPr>
            <w:tcW w:w="2515" w:type="dxa"/>
            <w:noWrap/>
            <w:hideMark/>
          </w:tcPr>
          <w:p w14:paraId="5A93EB15" w14:textId="77777777" w:rsidR="00B75CEE" w:rsidRPr="001258AC" w:rsidRDefault="00B75CEE" w:rsidP="00AF720F">
            <w:r w:rsidRPr="001258AC">
              <w:t>In the lab</w:t>
            </w:r>
          </w:p>
        </w:tc>
      </w:tr>
      <w:tr w:rsidR="00B75CEE" w:rsidRPr="001258AC" w14:paraId="41F5A9B1" w14:textId="77777777" w:rsidTr="00AF720F">
        <w:trPr>
          <w:trHeight w:val="300"/>
        </w:trPr>
        <w:tc>
          <w:tcPr>
            <w:tcW w:w="1523" w:type="dxa"/>
            <w:noWrap/>
            <w:hideMark/>
          </w:tcPr>
          <w:p w14:paraId="776DD322" w14:textId="77777777" w:rsidR="00B75CEE" w:rsidRPr="001258AC" w:rsidRDefault="00B75CEE" w:rsidP="00AF720F">
            <w:r w:rsidRPr="001258AC">
              <w:t>Street</w:t>
            </w:r>
          </w:p>
        </w:tc>
        <w:tc>
          <w:tcPr>
            <w:tcW w:w="1109" w:type="dxa"/>
            <w:noWrap/>
            <w:hideMark/>
          </w:tcPr>
          <w:p w14:paraId="4B49BB0F" w14:textId="77777777" w:rsidR="00B75CEE" w:rsidRPr="001258AC" w:rsidRDefault="00B75CEE" w:rsidP="00AF720F">
            <w:r w:rsidRPr="001258AC">
              <w:t>N</w:t>
            </w:r>
          </w:p>
        </w:tc>
        <w:tc>
          <w:tcPr>
            <w:tcW w:w="2124" w:type="dxa"/>
            <w:noWrap/>
            <w:hideMark/>
          </w:tcPr>
          <w:p w14:paraId="669A0417" w14:textId="77777777" w:rsidR="00B75CEE" w:rsidRPr="001258AC" w:rsidRDefault="00B75CEE" w:rsidP="00AF720F">
            <w:r w:rsidRPr="001258AC">
              <w:t>The street where the instrument was validated.</w:t>
            </w:r>
          </w:p>
        </w:tc>
        <w:tc>
          <w:tcPr>
            <w:tcW w:w="1359" w:type="dxa"/>
            <w:noWrap/>
            <w:hideMark/>
          </w:tcPr>
          <w:p w14:paraId="3D9BD7CC" w14:textId="77777777" w:rsidR="00B75CEE" w:rsidRPr="001258AC" w:rsidRDefault="00B75CEE" w:rsidP="00AF720F">
            <w:r w:rsidRPr="001258AC">
              <w:t>String</w:t>
            </w:r>
          </w:p>
        </w:tc>
        <w:tc>
          <w:tcPr>
            <w:tcW w:w="2515" w:type="dxa"/>
            <w:noWrap/>
            <w:hideMark/>
          </w:tcPr>
          <w:p w14:paraId="1EB2871A" w14:textId="77777777" w:rsidR="00B75CEE" w:rsidRPr="001258AC" w:rsidRDefault="00B75CEE" w:rsidP="00AF720F">
            <w:r w:rsidRPr="001258AC">
              <w:t>545 South 700 East</w:t>
            </w:r>
          </w:p>
        </w:tc>
      </w:tr>
      <w:tr w:rsidR="00B75CEE" w:rsidRPr="001258AC" w14:paraId="70D9962F" w14:textId="77777777" w:rsidTr="00AF720F">
        <w:trPr>
          <w:trHeight w:val="300"/>
        </w:trPr>
        <w:tc>
          <w:tcPr>
            <w:tcW w:w="1523" w:type="dxa"/>
            <w:noWrap/>
            <w:hideMark/>
          </w:tcPr>
          <w:p w14:paraId="087BBC74" w14:textId="77777777" w:rsidR="00B75CEE" w:rsidRPr="001258AC" w:rsidRDefault="00B75CEE" w:rsidP="00AF720F">
            <w:r w:rsidRPr="001258AC">
              <w:t>Country</w:t>
            </w:r>
          </w:p>
        </w:tc>
        <w:tc>
          <w:tcPr>
            <w:tcW w:w="1109" w:type="dxa"/>
            <w:noWrap/>
            <w:hideMark/>
          </w:tcPr>
          <w:p w14:paraId="0DF956C1" w14:textId="77777777" w:rsidR="00B75CEE" w:rsidRPr="001258AC" w:rsidRDefault="00B75CEE" w:rsidP="00AF720F">
            <w:r w:rsidRPr="001258AC">
              <w:t>N</w:t>
            </w:r>
          </w:p>
        </w:tc>
        <w:tc>
          <w:tcPr>
            <w:tcW w:w="2124" w:type="dxa"/>
            <w:noWrap/>
            <w:hideMark/>
          </w:tcPr>
          <w:p w14:paraId="3181EED3" w14:textId="77777777" w:rsidR="00B75CEE" w:rsidRPr="001258AC" w:rsidRDefault="00B75CEE" w:rsidP="00AF720F">
            <w:r w:rsidRPr="001258AC">
              <w:t>The country where the instrument was validated.</w:t>
            </w:r>
          </w:p>
        </w:tc>
        <w:tc>
          <w:tcPr>
            <w:tcW w:w="1359" w:type="dxa"/>
            <w:noWrap/>
            <w:hideMark/>
          </w:tcPr>
          <w:p w14:paraId="60B3DDC8" w14:textId="77777777" w:rsidR="00B75CEE" w:rsidRPr="001258AC" w:rsidRDefault="00B75CEE" w:rsidP="00AF720F">
            <w:r w:rsidRPr="001258AC">
              <w:t>String</w:t>
            </w:r>
          </w:p>
        </w:tc>
        <w:tc>
          <w:tcPr>
            <w:tcW w:w="2515" w:type="dxa"/>
            <w:noWrap/>
            <w:hideMark/>
          </w:tcPr>
          <w:p w14:paraId="6F502648" w14:textId="77777777" w:rsidR="00B75CEE" w:rsidRPr="001258AC" w:rsidRDefault="00B75CEE" w:rsidP="00AF720F">
            <w:r w:rsidRPr="001258AC">
              <w:t>USA</w:t>
            </w:r>
          </w:p>
        </w:tc>
      </w:tr>
      <w:tr w:rsidR="00B75CEE" w:rsidRPr="001258AC" w14:paraId="1ABD41EF" w14:textId="77777777" w:rsidTr="00AF720F">
        <w:trPr>
          <w:trHeight w:val="300"/>
        </w:trPr>
        <w:tc>
          <w:tcPr>
            <w:tcW w:w="1523" w:type="dxa"/>
            <w:noWrap/>
            <w:hideMark/>
          </w:tcPr>
          <w:p w14:paraId="666376FE" w14:textId="77777777" w:rsidR="00B75CEE" w:rsidRPr="001258AC" w:rsidRDefault="00B75CEE" w:rsidP="00AF720F">
            <w:r w:rsidRPr="001258AC">
              <w:t>State (Province)</w:t>
            </w:r>
          </w:p>
        </w:tc>
        <w:tc>
          <w:tcPr>
            <w:tcW w:w="1109" w:type="dxa"/>
            <w:noWrap/>
            <w:hideMark/>
          </w:tcPr>
          <w:p w14:paraId="10D8DA19" w14:textId="77777777" w:rsidR="00B75CEE" w:rsidRPr="001258AC" w:rsidRDefault="00B75CEE" w:rsidP="00AF720F">
            <w:r w:rsidRPr="001258AC">
              <w:t>N</w:t>
            </w:r>
          </w:p>
        </w:tc>
        <w:tc>
          <w:tcPr>
            <w:tcW w:w="2124" w:type="dxa"/>
            <w:noWrap/>
            <w:hideMark/>
          </w:tcPr>
          <w:p w14:paraId="6A33B32B" w14:textId="77777777" w:rsidR="00B75CEE" w:rsidRPr="001258AC" w:rsidRDefault="00B75CEE" w:rsidP="00AF720F">
            <w:r w:rsidRPr="001258AC">
              <w:t>The state (province) where the instrument was validated.</w:t>
            </w:r>
          </w:p>
        </w:tc>
        <w:tc>
          <w:tcPr>
            <w:tcW w:w="1359" w:type="dxa"/>
            <w:noWrap/>
            <w:hideMark/>
          </w:tcPr>
          <w:p w14:paraId="5C6D5A67" w14:textId="77777777" w:rsidR="00B75CEE" w:rsidRPr="001258AC" w:rsidRDefault="00B75CEE" w:rsidP="00AF720F">
            <w:r w:rsidRPr="001258AC">
              <w:t>String</w:t>
            </w:r>
          </w:p>
        </w:tc>
        <w:tc>
          <w:tcPr>
            <w:tcW w:w="2515" w:type="dxa"/>
            <w:noWrap/>
            <w:hideMark/>
          </w:tcPr>
          <w:p w14:paraId="6A31FCD4" w14:textId="77777777" w:rsidR="00B75CEE" w:rsidRPr="001258AC" w:rsidRDefault="00B75CEE" w:rsidP="00AF720F">
            <w:r w:rsidRPr="001258AC">
              <w:t>UT</w:t>
            </w:r>
          </w:p>
        </w:tc>
      </w:tr>
      <w:tr w:rsidR="00B75CEE" w:rsidRPr="001258AC" w14:paraId="57DC5734" w14:textId="77777777" w:rsidTr="00AF720F">
        <w:trPr>
          <w:trHeight w:val="300"/>
        </w:trPr>
        <w:tc>
          <w:tcPr>
            <w:tcW w:w="1523" w:type="dxa"/>
            <w:noWrap/>
            <w:hideMark/>
          </w:tcPr>
          <w:p w14:paraId="69973D65" w14:textId="77777777" w:rsidR="00B75CEE" w:rsidRPr="001258AC" w:rsidRDefault="00B75CEE" w:rsidP="00AF720F">
            <w:r w:rsidRPr="001258AC">
              <w:lastRenderedPageBreak/>
              <w:t>City</w:t>
            </w:r>
          </w:p>
        </w:tc>
        <w:tc>
          <w:tcPr>
            <w:tcW w:w="1109" w:type="dxa"/>
            <w:noWrap/>
            <w:hideMark/>
          </w:tcPr>
          <w:p w14:paraId="6A1B4825" w14:textId="77777777" w:rsidR="00B75CEE" w:rsidRPr="001258AC" w:rsidRDefault="00B75CEE" w:rsidP="00AF720F">
            <w:r w:rsidRPr="001258AC">
              <w:t>N</w:t>
            </w:r>
          </w:p>
        </w:tc>
        <w:tc>
          <w:tcPr>
            <w:tcW w:w="2124" w:type="dxa"/>
            <w:noWrap/>
            <w:hideMark/>
          </w:tcPr>
          <w:p w14:paraId="33ABA855" w14:textId="77777777" w:rsidR="00B75CEE" w:rsidRPr="001258AC" w:rsidRDefault="00B75CEE" w:rsidP="00AF720F">
            <w:r w:rsidRPr="001258AC">
              <w:t>The city where the instrument was validated.</w:t>
            </w:r>
          </w:p>
        </w:tc>
        <w:tc>
          <w:tcPr>
            <w:tcW w:w="1359" w:type="dxa"/>
            <w:noWrap/>
            <w:hideMark/>
          </w:tcPr>
          <w:p w14:paraId="5B658624" w14:textId="77777777" w:rsidR="00B75CEE" w:rsidRPr="001258AC" w:rsidRDefault="00B75CEE" w:rsidP="00AF720F">
            <w:r w:rsidRPr="001258AC">
              <w:t>String</w:t>
            </w:r>
          </w:p>
        </w:tc>
        <w:tc>
          <w:tcPr>
            <w:tcW w:w="2515" w:type="dxa"/>
            <w:noWrap/>
            <w:hideMark/>
          </w:tcPr>
          <w:p w14:paraId="60D7F4EF" w14:textId="77777777" w:rsidR="00B75CEE" w:rsidRPr="001258AC" w:rsidRDefault="00B75CEE" w:rsidP="00AF720F">
            <w:r w:rsidRPr="001258AC">
              <w:t>Salt Lake City</w:t>
            </w:r>
          </w:p>
        </w:tc>
      </w:tr>
      <w:tr w:rsidR="00B75CEE" w:rsidRPr="001258AC" w14:paraId="65D34853" w14:textId="77777777" w:rsidTr="00AF720F">
        <w:trPr>
          <w:trHeight w:val="300"/>
        </w:trPr>
        <w:tc>
          <w:tcPr>
            <w:tcW w:w="1523" w:type="dxa"/>
            <w:noWrap/>
            <w:hideMark/>
          </w:tcPr>
          <w:p w14:paraId="3B0A52B0" w14:textId="77777777" w:rsidR="00B75CEE" w:rsidRPr="001258AC" w:rsidRDefault="00B75CEE" w:rsidP="00AF720F">
            <w:r w:rsidRPr="001258AC">
              <w:t>County</w:t>
            </w:r>
          </w:p>
        </w:tc>
        <w:tc>
          <w:tcPr>
            <w:tcW w:w="1109" w:type="dxa"/>
            <w:noWrap/>
            <w:hideMark/>
          </w:tcPr>
          <w:p w14:paraId="1612F9E4" w14:textId="77777777" w:rsidR="00B75CEE" w:rsidRPr="001258AC" w:rsidRDefault="00B75CEE" w:rsidP="00AF720F">
            <w:r w:rsidRPr="001258AC">
              <w:t>N</w:t>
            </w:r>
          </w:p>
        </w:tc>
        <w:tc>
          <w:tcPr>
            <w:tcW w:w="2124" w:type="dxa"/>
            <w:noWrap/>
            <w:hideMark/>
          </w:tcPr>
          <w:p w14:paraId="71094C08" w14:textId="77777777" w:rsidR="00B75CEE" w:rsidRPr="001258AC" w:rsidRDefault="00B75CEE" w:rsidP="00AF720F">
            <w:r w:rsidRPr="001258AC">
              <w:t>The county where the instrument was validated.</w:t>
            </w:r>
          </w:p>
        </w:tc>
        <w:tc>
          <w:tcPr>
            <w:tcW w:w="1359" w:type="dxa"/>
            <w:noWrap/>
            <w:hideMark/>
          </w:tcPr>
          <w:p w14:paraId="0CB6D58E" w14:textId="77777777" w:rsidR="00B75CEE" w:rsidRPr="001258AC" w:rsidRDefault="00B75CEE" w:rsidP="00AF720F">
            <w:r w:rsidRPr="001258AC">
              <w:t>String</w:t>
            </w:r>
          </w:p>
        </w:tc>
        <w:tc>
          <w:tcPr>
            <w:tcW w:w="2515" w:type="dxa"/>
            <w:noWrap/>
            <w:hideMark/>
          </w:tcPr>
          <w:p w14:paraId="5D2B6BCC" w14:textId="77777777" w:rsidR="00B75CEE" w:rsidRPr="001258AC" w:rsidRDefault="00B75CEE" w:rsidP="00AF720F">
            <w:r w:rsidRPr="001258AC">
              <w:t>Salt Lake</w:t>
            </w:r>
          </w:p>
        </w:tc>
      </w:tr>
      <w:tr w:rsidR="00B75CEE" w:rsidRPr="001258AC" w14:paraId="115C250E" w14:textId="77777777" w:rsidTr="00AF720F">
        <w:trPr>
          <w:trHeight w:val="300"/>
        </w:trPr>
        <w:tc>
          <w:tcPr>
            <w:tcW w:w="1523" w:type="dxa"/>
            <w:noWrap/>
            <w:hideMark/>
          </w:tcPr>
          <w:p w14:paraId="758A8279" w14:textId="77777777" w:rsidR="00B75CEE" w:rsidRPr="001258AC" w:rsidRDefault="00B75CEE" w:rsidP="00AF720F">
            <w:r w:rsidRPr="001258AC">
              <w:t>Zip code</w:t>
            </w:r>
          </w:p>
        </w:tc>
        <w:tc>
          <w:tcPr>
            <w:tcW w:w="1109" w:type="dxa"/>
            <w:noWrap/>
            <w:hideMark/>
          </w:tcPr>
          <w:p w14:paraId="5DBC527E" w14:textId="77777777" w:rsidR="00B75CEE" w:rsidRPr="001258AC" w:rsidRDefault="00B75CEE" w:rsidP="00AF720F">
            <w:r w:rsidRPr="001258AC">
              <w:t>N</w:t>
            </w:r>
          </w:p>
        </w:tc>
        <w:tc>
          <w:tcPr>
            <w:tcW w:w="2124" w:type="dxa"/>
            <w:noWrap/>
            <w:hideMark/>
          </w:tcPr>
          <w:p w14:paraId="1CB59367" w14:textId="77777777" w:rsidR="00B75CEE" w:rsidRPr="001258AC" w:rsidRDefault="00B75CEE" w:rsidP="00AF720F">
            <w:r w:rsidRPr="001258AC">
              <w:t>The zip code where the instrument was validated.</w:t>
            </w:r>
          </w:p>
        </w:tc>
        <w:tc>
          <w:tcPr>
            <w:tcW w:w="1359" w:type="dxa"/>
            <w:noWrap/>
            <w:hideMark/>
          </w:tcPr>
          <w:p w14:paraId="7CE491E8" w14:textId="77777777" w:rsidR="00B75CEE" w:rsidRPr="001258AC" w:rsidRDefault="00B75CEE" w:rsidP="00AF720F">
            <w:r w:rsidRPr="001258AC">
              <w:t>String (Numerical)</w:t>
            </w:r>
          </w:p>
        </w:tc>
        <w:tc>
          <w:tcPr>
            <w:tcW w:w="2515" w:type="dxa"/>
            <w:noWrap/>
            <w:hideMark/>
          </w:tcPr>
          <w:p w14:paraId="67BE7A06" w14:textId="77777777" w:rsidR="00B75CEE" w:rsidRPr="001258AC" w:rsidRDefault="00B75CEE" w:rsidP="00AF720F">
            <w:r w:rsidRPr="001258AC">
              <w:t>84102</w:t>
            </w:r>
          </w:p>
        </w:tc>
      </w:tr>
      <w:tr w:rsidR="00B75CEE" w:rsidRPr="001258AC" w14:paraId="23A761D7" w14:textId="77777777" w:rsidTr="00AF720F">
        <w:trPr>
          <w:trHeight w:val="300"/>
        </w:trPr>
        <w:tc>
          <w:tcPr>
            <w:tcW w:w="1523" w:type="dxa"/>
            <w:noWrap/>
            <w:hideMark/>
          </w:tcPr>
          <w:p w14:paraId="17063AA4" w14:textId="7CF61594" w:rsidR="00B75CEE" w:rsidRPr="001258AC" w:rsidRDefault="00B75CEE" w:rsidP="00D42230">
            <w:r w:rsidRPr="001258AC">
              <w:t>Concept Name of Location</w:t>
            </w:r>
          </w:p>
        </w:tc>
        <w:tc>
          <w:tcPr>
            <w:tcW w:w="1109" w:type="dxa"/>
            <w:noWrap/>
            <w:hideMark/>
          </w:tcPr>
          <w:p w14:paraId="65047407" w14:textId="77777777" w:rsidR="00B75CEE" w:rsidRPr="001258AC" w:rsidRDefault="00B75CEE" w:rsidP="00AF720F">
            <w:r w:rsidRPr="001258AC">
              <w:t>N</w:t>
            </w:r>
          </w:p>
        </w:tc>
        <w:tc>
          <w:tcPr>
            <w:tcW w:w="2124" w:type="dxa"/>
            <w:noWrap/>
            <w:hideMark/>
          </w:tcPr>
          <w:p w14:paraId="76E41133" w14:textId="77777777" w:rsidR="00B75CEE" w:rsidRPr="001258AC" w:rsidRDefault="00B75CEE" w:rsidP="00AF720F">
            <w:r w:rsidRPr="001258AC">
              <w:t>A name representing the location where the instrument was validated which is assigned by the system or taken from a reference terminology or ontology. This name can incorporate rows 14-18 combined as a single entity or examined independently.</w:t>
            </w:r>
          </w:p>
        </w:tc>
        <w:tc>
          <w:tcPr>
            <w:tcW w:w="1359" w:type="dxa"/>
            <w:noWrap/>
            <w:hideMark/>
          </w:tcPr>
          <w:p w14:paraId="2674B782" w14:textId="77777777" w:rsidR="00B75CEE" w:rsidRPr="001258AC" w:rsidRDefault="00B75CEE" w:rsidP="00AF720F">
            <w:r w:rsidRPr="001258AC">
              <w:t>String</w:t>
            </w:r>
          </w:p>
        </w:tc>
        <w:tc>
          <w:tcPr>
            <w:tcW w:w="2515" w:type="dxa"/>
            <w:noWrap/>
            <w:hideMark/>
          </w:tcPr>
          <w:p w14:paraId="66B0B1F1" w14:textId="77777777" w:rsidR="00B75CEE" w:rsidRPr="001258AC" w:rsidRDefault="00B75CEE" w:rsidP="00AF720F">
            <w:r w:rsidRPr="001258AC">
              <w:t>USA_UT_SLC_UT_84102</w:t>
            </w:r>
          </w:p>
        </w:tc>
      </w:tr>
      <w:tr w:rsidR="00B75CEE" w:rsidRPr="001258AC" w14:paraId="3988F2B7" w14:textId="77777777" w:rsidTr="00AF720F">
        <w:trPr>
          <w:trHeight w:val="300"/>
        </w:trPr>
        <w:tc>
          <w:tcPr>
            <w:tcW w:w="1523" w:type="dxa"/>
            <w:noWrap/>
            <w:hideMark/>
          </w:tcPr>
          <w:p w14:paraId="67612F2C" w14:textId="332F33F6" w:rsidR="00B75CEE" w:rsidRPr="001258AC" w:rsidRDefault="00B75CEE" w:rsidP="00D42230">
            <w:r w:rsidRPr="001258AC">
              <w:t>Concept ID of Location</w:t>
            </w:r>
          </w:p>
        </w:tc>
        <w:tc>
          <w:tcPr>
            <w:tcW w:w="1109" w:type="dxa"/>
            <w:noWrap/>
            <w:hideMark/>
          </w:tcPr>
          <w:p w14:paraId="165BA26C" w14:textId="77777777" w:rsidR="00B75CEE" w:rsidRPr="001258AC" w:rsidRDefault="00B75CEE" w:rsidP="00AF720F">
            <w:r w:rsidRPr="001258AC">
              <w:t>N</w:t>
            </w:r>
          </w:p>
        </w:tc>
        <w:tc>
          <w:tcPr>
            <w:tcW w:w="2124" w:type="dxa"/>
            <w:noWrap/>
            <w:hideMark/>
          </w:tcPr>
          <w:p w14:paraId="5472D13D" w14:textId="77777777" w:rsidR="00B75CEE" w:rsidRPr="001258AC" w:rsidRDefault="00B75CEE" w:rsidP="00AF720F">
            <w:r w:rsidRPr="001258AC">
              <w:t>An ID representing the location where the instrument was validated which is assigned by the system or taken from a reference terminology or ontology. This name can incorporate rows 14-18 combined as a single entity or examined independently.</w:t>
            </w:r>
          </w:p>
        </w:tc>
        <w:tc>
          <w:tcPr>
            <w:tcW w:w="1359" w:type="dxa"/>
            <w:noWrap/>
            <w:hideMark/>
          </w:tcPr>
          <w:p w14:paraId="53D2005A" w14:textId="77777777" w:rsidR="00B75CEE" w:rsidRPr="001258AC" w:rsidRDefault="00B75CEE" w:rsidP="00AF720F">
            <w:r w:rsidRPr="001258AC">
              <w:t>String (Numerical)</w:t>
            </w:r>
          </w:p>
        </w:tc>
        <w:tc>
          <w:tcPr>
            <w:tcW w:w="2515" w:type="dxa"/>
            <w:noWrap/>
            <w:hideMark/>
          </w:tcPr>
          <w:p w14:paraId="3A646BD1" w14:textId="77777777" w:rsidR="00B75CEE" w:rsidRPr="001258AC" w:rsidRDefault="00B75CEE" w:rsidP="00AF720F">
            <w:r w:rsidRPr="001258AC">
              <w:t>12345</w:t>
            </w:r>
          </w:p>
        </w:tc>
      </w:tr>
      <w:tr w:rsidR="00B75CEE" w:rsidRPr="001258AC" w14:paraId="15C9238D" w14:textId="77777777" w:rsidTr="00AF720F">
        <w:trPr>
          <w:trHeight w:val="300"/>
        </w:trPr>
        <w:tc>
          <w:tcPr>
            <w:tcW w:w="1523" w:type="dxa"/>
            <w:noWrap/>
            <w:hideMark/>
          </w:tcPr>
          <w:p w14:paraId="55D41C63" w14:textId="23F1B117" w:rsidR="00B75CEE" w:rsidRPr="001258AC" w:rsidRDefault="00B75CEE" w:rsidP="00AF720F">
            <w:r w:rsidRPr="001258AC">
              <w:t>Concept Namespace of Location</w:t>
            </w:r>
          </w:p>
        </w:tc>
        <w:tc>
          <w:tcPr>
            <w:tcW w:w="1109" w:type="dxa"/>
            <w:noWrap/>
            <w:hideMark/>
          </w:tcPr>
          <w:p w14:paraId="4551EDDD" w14:textId="77777777" w:rsidR="00B75CEE" w:rsidRPr="001258AC" w:rsidRDefault="00B75CEE" w:rsidP="00AF720F">
            <w:r w:rsidRPr="001258AC">
              <w:t>N</w:t>
            </w:r>
          </w:p>
        </w:tc>
        <w:tc>
          <w:tcPr>
            <w:tcW w:w="2124" w:type="dxa"/>
            <w:noWrap/>
            <w:hideMark/>
          </w:tcPr>
          <w:p w14:paraId="731F0056" w14:textId="77777777" w:rsidR="00B75CEE" w:rsidRPr="001258AC" w:rsidRDefault="00B75CEE" w:rsidP="00AF720F">
            <w:r w:rsidRPr="001258AC">
              <w:t>The standard terminology/reference to be used as a reference for location data.</w:t>
            </w:r>
          </w:p>
        </w:tc>
        <w:tc>
          <w:tcPr>
            <w:tcW w:w="1359" w:type="dxa"/>
            <w:noWrap/>
            <w:hideMark/>
          </w:tcPr>
          <w:p w14:paraId="075CE745" w14:textId="77777777" w:rsidR="00B75CEE" w:rsidRPr="001258AC" w:rsidRDefault="00B75CEE" w:rsidP="00AF720F">
            <w:r w:rsidRPr="001258AC">
              <w:t>Category</w:t>
            </w:r>
          </w:p>
        </w:tc>
        <w:tc>
          <w:tcPr>
            <w:tcW w:w="2515" w:type="dxa"/>
            <w:noWrap/>
            <w:hideMark/>
          </w:tcPr>
          <w:p w14:paraId="1220F7A5" w14:textId="77777777" w:rsidR="00B75CEE" w:rsidRPr="001258AC" w:rsidRDefault="00B75CEE" w:rsidP="00AF720F">
            <w:r w:rsidRPr="001258AC">
              <w:t>GeoNames Ontology (http://www.geonames.org/)</w:t>
            </w:r>
          </w:p>
        </w:tc>
      </w:tr>
      <w:tr w:rsidR="00B75CEE" w:rsidRPr="001258AC" w14:paraId="40A120BB" w14:textId="77777777" w:rsidTr="00AF720F">
        <w:trPr>
          <w:trHeight w:val="300"/>
        </w:trPr>
        <w:tc>
          <w:tcPr>
            <w:tcW w:w="1523" w:type="dxa"/>
            <w:noWrap/>
            <w:hideMark/>
          </w:tcPr>
          <w:p w14:paraId="60658AF3" w14:textId="77777777" w:rsidR="00B75CEE" w:rsidRPr="001258AC" w:rsidRDefault="00B75CEE" w:rsidP="00AF720F">
            <w:r w:rsidRPr="001258AC">
              <w:t>Latitude</w:t>
            </w:r>
          </w:p>
        </w:tc>
        <w:tc>
          <w:tcPr>
            <w:tcW w:w="1109" w:type="dxa"/>
            <w:noWrap/>
            <w:hideMark/>
          </w:tcPr>
          <w:p w14:paraId="329064FE" w14:textId="77777777" w:rsidR="00B75CEE" w:rsidRPr="001258AC" w:rsidRDefault="00B75CEE" w:rsidP="00AF720F">
            <w:r w:rsidRPr="001258AC">
              <w:t>N</w:t>
            </w:r>
          </w:p>
        </w:tc>
        <w:tc>
          <w:tcPr>
            <w:tcW w:w="2124" w:type="dxa"/>
            <w:noWrap/>
            <w:hideMark/>
          </w:tcPr>
          <w:p w14:paraId="687F4082" w14:textId="77777777" w:rsidR="00B75CEE" w:rsidRPr="001258AC" w:rsidRDefault="00B75CEE" w:rsidP="00AF720F">
            <w:r w:rsidRPr="001258AC">
              <w:t>The latitude in which the organization resides.</w:t>
            </w:r>
          </w:p>
        </w:tc>
        <w:tc>
          <w:tcPr>
            <w:tcW w:w="1359" w:type="dxa"/>
            <w:noWrap/>
            <w:hideMark/>
          </w:tcPr>
          <w:p w14:paraId="74DAAC11" w14:textId="77777777" w:rsidR="00B75CEE" w:rsidRPr="001258AC" w:rsidRDefault="00B75CEE" w:rsidP="00AF720F">
            <w:r w:rsidRPr="001258AC">
              <w:t>String (Numerical)</w:t>
            </w:r>
          </w:p>
        </w:tc>
        <w:tc>
          <w:tcPr>
            <w:tcW w:w="2515" w:type="dxa"/>
            <w:noWrap/>
            <w:hideMark/>
          </w:tcPr>
          <w:p w14:paraId="0407F726" w14:textId="77777777" w:rsidR="00B75CEE" w:rsidRPr="001258AC" w:rsidRDefault="00B75CEE" w:rsidP="00AF720F">
            <w:r w:rsidRPr="001258AC">
              <w:t>40.76</w:t>
            </w:r>
          </w:p>
        </w:tc>
      </w:tr>
      <w:tr w:rsidR="00B75CEE" w:rsidRPr="001258AC" w14:paraId="0CE6AE63" w14:textId="77777777" w:rsidTr="00AF720F">
        <w:trPr>
          <w:trHeight w:val="300"/>
        </w:trPr>
        <w:tc>
          <w:tcPr>
            <w:tcW w:w="1523" w:type="dxa"/>
            <w:noWrap/>
            <w:hideMark/>
          </w:tcPr>
          <w:p w14:paraId="00717B0E" w14:textId="77777777" w:rsidR="00B75CEE" w:rsidRPr="001258AC" w:rsidRDefault="00B75CEE" w:rsidP="00AF720F">
            <w:r w:rsidRPr="001258AC">
              <w:t>Latitude Units</w:t>
            </w:r>
          </w:p>
        </w:tc>
        <w:tc>
          <w:tcPr>
            <w:tcW w:w="1109" w:type="dxa"/>
            <w:noWrap/>
            <w:hideMark/>
          </w:tcPr>
          <w:p w14:paraId="1C8A88C0" w14:textId="77777777" w:rsidR="00B75CEE" w:rsidRPr="001258AC" w:rsidRDefault="00B75CEE" w:rsidP="00AF720F">
            <w:r w:rsidRPr="001258AC">
              <w:t>N</w:t>
            </w:r>
          </w:p>
        </w:tc>
        <w:tc>
          <w:tcPr>
            <w:tcW w:w="2124" w:type="dxa"/>
            <w:noWrap/>
            <w:hideMark/>
          </w:tcPr>
          <w:p w14:paraId="09ACFE3A" w14:textId="77777777" w:rsidR="00B75CEE" w:rsidRPr="001258AC" w:rsidRDefault="00B75CEE" w:rsidP="00AF720F">
            <w:r w:rsidRPr="001258AC">
              <w:t>The direction in which the latitude is running.</w:t>
            </w:r>
          </w:p>
        </w:tc>
        <w:tc>
          <w:tcPr>
            <w:tcW w:w="1359" w:type="dxa"/>
            <w:noWrap/>
            <w:hideMark/>
          </w:tcPr>
          <w:p w14:paraId="4CA1B932" w14:textId="77777777" w:rsidR="00B75CEE" w:rsidRPr="001258AC" w:rsidRDefault="00B75CEE" w:rsidP="00AF720F">
            <w:r w:rsidRPr="001258AC">
              <w:t>String</w:t>
            </w:r>
          </w:p>
        </w:tc>
        <w:tc>
          <w:tcPr>
            <w:tcW w:w="2515" w:type="dxa"/>
            <w:noWrap/>
            <w:hideMark/>
          </w:tcPr>
          <w:p w14:paraId="734A853F" w14:textId="77777777" w:rsidR="00B75CEE" w:rsidRPr="001258AC" w:rsidRDefault="00B75CEE" w:rsidP="00AF720F">
            <w:r w:rsidRPr="001258AC">
              <w:t>Degrees North</w:t>
            </w:r>
          </w:p>
        </w:tc>
      </w:tr>
      <w:tr w:rsidR="00B75CEE" w:rsidRPr="001258AC" w14:paraId="23B043DF" w14:textId="77777777" w:rsidTr="00AF720F">
        <w:trPr>
          <w:trHeight w:val="300"/>
        </w:trPr>
        <w:tc>
          <w:tcPr>
            <w:tcW w:w="1523" w:type="dxa"/>
            <w:noWrap/>
            <w:hideMark/>
          </w:tcPr>
          <w:p w14:paraId="08BCC00B" w14:textId="77777777" w:rsidR="00B75CEE" w:rsidRPr="001258AC" w:rsidRDefault="00B75CEE" w:rsidP="00AF720F">
            <w:r w:rsidRPr="001258AC">
              <w:t>Longitude</w:t>
            </w:r>
          </w:p>
        </w:tc>
        <w:tc>
          <w:tcPr>
            <w:tcW w:w="1109" w:type="dxa"/>
            <w:noWrap/>
            <w:hideMark/>
          </w:tcPr>
          <w:p w14:paraId="4C2022B0" w14:textId="77777777" w:rsidR="00B75CEE" w:rsidRPr="001258AC" w:rsidRDefault="00B75CEE" w:rsidP="00AF720F">
            <w:r w:rsidRPr="001258AC">
              <w:t>N</w:t>
            </w:r>
          </w:p>
        </w:tc>
        <w:tc>
          <w:tcPr>
            <w:tcW w:w="2124" w:type="dxa"/>
            <w:noWrap/>
            <w:hideMark/>
          </w:tcPr>
          <w:p w14:paraId="07DF98BA" w14:textId="77777777" w:rsidR="00B75CEE" w:rsidRPr="001258AC" w:rsidRDefault="00B75CEE" w:rsidP="00AF720F">
            <w:r w:rsidRPr="001258AC">
              <w:t>The longitude in which the organization resides.</w:t>
            </w:r>
          </w:p>
        </w:tc>
        <w:tc>
          <w:tcPr>
            <w:tcW w:w="1359" w:type="dxa"/>
            <w:noWrap/>
            <w:hideMark/>
          </w:tcPr>
          <w:p w14:paraId="27F2C26E" w14:textId="77777777" w:rsidR="00B75CEE" w:rsidRPr="001258AC" w:rsidRDefault="00B75CEE" w:rsidP="00AF720F">
            <w:r w:rsidRPr="001258AC">
              <w:t>String (Numerical)</w:t>
            </w:r>
          </w:p>
        </w:tc>
        <w:tc>
          <w:tcPr>
            <w:tcW w:w="2515" w:type="dxa"/>
            <w:noWrap/>
            <w:hideMark/>
          </w:tcPr>
          <w:p w14:paraId="2719CBE8" w14:textId="77777777" w:rsidR="00B75CEE" w:rsidRPr="001258AC" w:rsidRDefault="00B75CEE" w:rsidP="00AF720F">
            <w:r w:rsidRPr="001258AC">
              <w:t>-111.863, 111.863</w:t>
            </w:r>
          </w:p>
        </w:tc>
      </w:tr>
      <w:tr w:rsidR="00B75CEE" w:rsidRPr="001258AC" w14:paraId="70C5C61C" w14:textId="77777777" w:rsidTr="00AF720F">
        <w:trPr>
          <w:trHeight w:val="300"/>
        </w:trPr>
        <w:tc>
          <w:tcPr>
            <w:tcW w:w="1523" w:type="dxa"/>
            <w:noWrap/>
            <w:hideMark/>
          </w:tcPr>
          <w:p w14:paraId="3C288B84" w14:textId="77777777" w:rsidR="00B75CEE" w:rsidRPr="001258AC" w:rsidRDefault="00B75CEE" w:rsidP="00AF720F">
            <w:r w:rsidRPr="001258AC">
              <w:lastRenderedPageBreak/>
              <w:t>Longitude Units</w:t>
            </w:r>
          </w:p>
        </w:tc>
        <w:tc>
          <w:tcPr>
            <w:tcW w:w="1109" w:type="dxa"/>
            <w:noWrap/>
            <w:hideMark/>
          </w:tcPr>
          <w:p w14:paraId="7A7D280F" w14:textId="77777777" w:rsidR="00B75CEE" w:rsidRPr="001258AC" w:rsidRDefault="00B75CEE" w:rsidP="00AF720F">
            <w:r w:rsidRPr="001258AC">
              <w:t>N</w:t>
            </w:r>
          </w:p>
        </w:tc>
        <w:tc>
          <w:tcPr>
            <w:tcW w:w="2124" w:type="dxa"/>
            <w:noWrap/>
            <w:hideMark/>
          </w:tcPr>
          <w:p w14:paraId="2E76B0E0" w14:textId="77777777" w:rsidR="00B75CEE" w:rsidRPr="001258AC" w:rsidRDefault="00B75CEE" w:rsidP="00AF720F">
            <w:r w:rsidRPr="001258AC">
              <w:t>The direction in which the longitude is running.</w:t>
            </w:r>
          </w:p>
        </w:tc>
        <w:tc>
          <w:tcPr>
            <w:tcW w:w="1359" w:type="dxa"/>
            <w:noWrap/>
            <w:hideMark/>
          </w:tcPr>
          <w:p w14:paraId="1A6C4ABB" w14:textId="77777777" w:rsidR="00B75CEE" w:rsidRPr="001258AC" w:rsidRDefault="00B75CEE" w:rsidP="00AF720F">
            <w:r w:rsidRPr="001258AC">
              <w:t>String</w:t>
            </w:r>
          </w:p>
        </w:tc>
        <w:tc>
          <w:tcPr>
            <w:tcW w:w="2515" w:type="dxa"/>
            <w:noWrap/>
            <w:hideMark/>
          </w:tcPr>
          <w:p w14:paraId="477BBB1B" w14:textId="77777777" w:rsidR="00B75CEE" w:rsidRPr="001258AC" w:rsidRDefault="00B75CEE" w:rsidP="00AF720F">
            <w:r w:rsidRPr="001258AC">
              <w:t>Degrees West, West</w:t>
            </w:r>
          </w:p>
        </w:tc>
      </w:tr>
      <w:tr w:rsidR="00B75CEE" w:rsidRPr="001258AC" w14:paraId="6BBC5EB1" w14:textId="77777777" w:rsidTr="00AF720F">
        <w:trPr>
          <w:trHeight w:val="300"/>
        </w:trPr>
        <w:tc>
          <w:tcPr>
            <w:tcW w:w="1523" w:type="dxa"/>
            <w:noWrap/>
            <w:hideMark/>
          </w:tcPr>
          <w:p w14:paraId="6E4E0F10" w14:textId="77777777" w:rsidR="00B75CEE" w:rsidRPr="001258AC" w:rsidRDefault="00B75CEE" w:rsidP="00AF720F">
            <w:r w:rsidRPr="001258AC">
              <w:t>Validated Instrument Set Up</w:t>
            </w:r>
          </w:p>
        </w:tc>
        <w:tc>
          <w:tcPr>
            <w:tcW w:w="1109" w:type="dxa"/>
            <w:noWrap/>
            <w:hideMark/>
          </w:tcPr>
          <w:p w14:paraId="43A4D26C" w14:textId="77777777" w:rsidR="00B75CEE" w:rsidRPr="001258AC" w:rsidRDefault="00B75CEE" w:rsidP="00AF720F">
            <w:r w:rsidRPr="001258AC">
              <w:t>N</w:t>
            </w:r>
          </w:p>
        </w:tc>
        <w:tc>
          <w:tcPr>
            <w:tcW w:w="2124" w:type="dxa"/>
            <w:noWrap/>
            <w:hideMark/>
          </w:tcPr>
          <w:p w14:paraId="25294B95" w14:textId="77777777" w:rsidR="00B75CEE" w:rsidRPr="001258AC" w:rsidRDefault="00B75CEE" w:rsidP="00AF720F">
            <w:r w:rsidRPr="001258AC">
              <w:t>The description of how the validated instrument is fastened securely in position fixed or set up during validation.</w:t>
            </w:r>
          </w:p>
        </w:tc>
        <w:tc>
          <w:tcPr>
            <w:tcW w:w="1359" w:type="dxa"/>
            <w:noWrap/>
            <w:hideMark/>
          </w:tcPr>
          <w:p w14:paraId="3C455E82" w14:textId="77777777" w:rsidR="00B75CEE" w:rsidRPr="001258AC" w:rsidRDefault="00B75CEE" w:rsidP="00AF720F">
            <w:r w:rsidRPr="001258AC">
              <w:t>String</w:t>
            </w:r>
          </w:p>
        </w:tc>
        <w:tc>
          <w:tcPr>
            <w:tcW w:w="2515" w:type="dxa"/>
            <w:noWrap/>
            <w:hideMark/>
          </w:tcPr>
          <w:p w14:paraId="4C4770BA" w14:textId="77777777" w:rsidR="00B75CEE" w:rsidRPr="001258AC" w:rsidRDefault="00B75CEE" w:rsidP="00AF720F">
            <w:r w:rsidRPr="001258AC">
              <w:t>Set up on a tripod located on top of the cabin</w:t>
            </w:r>
          </w:p>
        </w:tc>
      </w:tr>
      <w:tr w:rsidR="00B75CEE" w:rsidRPr="001258AC" w14:paraId="7C7524C7" w14:textId="77777777" w:rsidTr="00AF720F">
        <w:trPr>
          <w:trHeight w:val="300"/>
        </w:trPr>
        <w:tc>
          <w:tcPr>
            <w:tcW w:w="1523" w:type="dxa"/>
            <w:noWrap/>
            <w:hideMark/>
          </w:tcPr>
          <w:p w14:paraId="3489A550" w14:textId="0CE1BAD6" w:rsidR="00B75CEE" w:rsidRPr="001258AC" w:rsidRDefault="00B75CEE" w:rsidP="00887142">
            <w:r w:rsidRPr="001258AC">
              <w:t>Instrument Set Up</w:t>
            </w:r>
          </w:p>
        </w:tc>
        <w:tc>
          <w:tcPr>
            <w:tcW w:w="1109" w:type="dxa"/>
            <w:noWrap/>
            <w:hideMark/>
          </w:tcPr>
          <w:p w14:paraId="1F97AF07" w14:textId="77777777" w:rsidR="00B75CEE" w:rsidRPr="001258AC" w:rsidRDefault="00B75CEE" w:rsidP="00AF720F">
            <w:r w:rsidRPr="001258AC">
              <w:t>N</w:t>
            </w:r>
          </w:p>
        </w:tc>
        <w:tc>
          <w:tcPr>
            <w:tcW w:w="2124" w:type="dxa"/>
            <w:noWrap/>
            <w:hideMark/>
          </w:tcPr>
          <w:p w14:paraId="19226587" w14:textId="387F2307" w:rsidR="00B75CEE" w:rsidRPr="001258AC" w:rsidRDefault="00B75CEE" w:rsidP="00684E4B">
            <w:r w:rsidRPr="001258AC">
              <w:t xml:space="preserve">The description of how </w:t>
            </w:r>
            <w:r w:rsidR="00DA5229" w:rsidRPr="001258AC">
              <w:t>the instrument</w:t>
            </w:r>
            <w:r w:rsidRPr="001258AC">
              <w:t xml:space="preserve"> is fastened securely in position or set up during validation. </w:t>
            </w:r>
          </w:p>
        </w:tc>
        <w:tc>
          <w:tcPr>
            <w:tcW w:w="1359" w:type="dxa"/>
            <w:noWrap/>
            <w:hideMark/>
          </w:tcPr>
          <w:p w14:paraId="579DB88B" w14:textId="77777777" w:rsidR="00B75CEE" w:rsidRPr="001258AC" w:rsidRDefault="00B75CEE" w:rsidP="00AF720F">
            <w:r w:rsidRPr="001258AC">
              <w:t>String</w:t>
            </w:r>
          </w:p>
        </w:tc>
        <w:tc>
          <w:tcPr>
            <w:tcW w:w="2515" w:type="dxa"/>
            <w:noWrap/>
            <w:hideMark/>
          </w:tcPr>
          <w:p w14:paraId="58BD97CB" w14:textId="77777777" w:rsidR="00B75CEE" w:rsidRPr="001258AC" w:rsidRDefault="00B75CEE" w:rsidP="00AF720F">
            <w:r w:rsidRPr="001258AC">
              <w:t>Co-located with Hawthorn FRM monitors</w:t>
            </w:r>
          </w:p>
        </w:tc>
      </w:tr>
      <w:tr w:rsidR="00B75CEE" w:rsidRPr="001258AC" w14:paraId="6D76CE47" w14:textId="77777777" w:rsidTr="00AF720F">
        <w:trPr>
          <w:trHeight w:val="300"/>
        </w:trPr>
        <w:tc>
          <w:tcPr>
            <w:tcW w:w="1523" w:type="dxa"/>
            <w:noWrap/>
            <w:hideMark/>
          </w:tcPr>
          <w:p w14:paraId="3510E4EC" w14:textId="77777777" w:rsidR="00B75CEE" w:rsidRPr="001258AC" w:rsidRDefault="00B75CEE" w:rsidP="00AF720F">
            <w:r w:rsidRPr="001258AC">
              <w:t>Field Description</w:t>
            </w:r>
          </w:p>
        </w:tc>
        <w:tc>
          <w:tcPr>
            <w:tcW w:w="1109" w:type="dxa"/>
            <w:noWrap/>
            <w:hideMark/>
          </w:tcPr>
          <w:p w14:paraId="642B0AAC" w14:textId="77777777" w:rsidR="00B75CEE" w:rsidRPr="001258AC" w:rsidRDefault="00B75CEE" w:rsidP="00AF720F">
            <w:r w:rsidRPr="001258AC">
              <w:t>N</w:t>
            </w:r>
          </w:p>
        </w:tc>
        <w:tc>
          <w:tcPr>
            <w:tcW w:w="2124" w:type="dxa"/>
            <w:noWrap/>
            <w:hideMark/>
          </w:tcPr>
          <w:p w14:paraId="624559A0" w14:textId="77777777" w:rsidR="00B75CEE" w:rsidRPr="001258AC" w:rsidRDefault="00B75CEE" w:rsidP="00AF720F">
            <w:r w:rsidRPr="001258AC">
              <w:t xml:space="preserve">The description of the site where the instrument is set up. </w:t>
            </w:r>
          </w:p>
        </w:tc>
        <w:tc>
          <w:tcPr>
            <w:tcW w:w="1359" w:type="dxa"/>
            <w:noWrap/>
            <w:hideMark/>
          </w:tcPr>
          <w:p w14:paraId="198C339B" w14:textId="77777777" w:rsidR="00B75CEE" w:rsidRPr="001258AC" w:rsidRDefault="00B75CEE" w:rsidP="00AF720F">
            <w:r w:rsidRPr="001258AC">
              <w:t>String</w:t>
            </w:r>
          </w:p>
        </w:tc>
        <w:tc>
          <w:tcPr>
            <w:tcW w:w="2515" w:type="dxa"/>
            <w:noWrap/>
            <w:hideMark/>
          </w:tcPr>
          <w:p w14:paraId="32A48B0A" w14:textId="13678BAE" w:rsidR="00B75CEE" w:rsidRPr="001258AC" w:rsidRDefault="00B75CEE" w:rsidP="00AF720F">
            <w:r w:rsidRPr="001258AC">
              <w:t>In an open field near the I-15; In an open field surrounded by the trees</w:t>
            </w:r>
          </w:p>
        </w:tc>
      </w:tr>
      <w:tr w:rsidR="00B75CEE" w:rsidRPr="001258AC" w14:paraId="37DA123A" w14:textId="77777777" w:rsidTr="00AF720F">
        <w:trPr>
          <w:trHeight w:val="300"/>
        </w:trPr>
        <w:tc>
          <w:tcPr>
            <w:tcW w:w="1523" w:type="dxa"/>
            <w:noWrap/>
            <w:hideMark/>
          </w:tcPr>
          <w:p w14:paraId="01D47D39" w14:textId="47C243C5" w:rsidR="00B75CEE" w:rsidRPr="001258AC" w:rsidRDefault="00B75CEE" w:rsidP="00D42230">
            <w:r w:rsidRPr="001258AC">
              <w:t>Data Collection Resolution of Validated Sensor</w:t>
            </w:r>
          </w:p>
        </w:tc>
        <w:tc>
          <w:tcPr>
            <w:tcW w:w="1109" w:type="dxa"/>
            <w:noWrap/>
            <w:hideMark/>
          </w:tcPr>
          <w:p w14:paraId="4FD497E6" w14:textId="77777777" w:rsidR="00B75CEE" w:rsidRPr="001258AC" w:rsidRDefault="00B75CEE" w:rsidP="00AF720F">
            <w:r w:rsidRPr="001258AC">
              <w:t>N</w:t>
            </w:r>
          </w:p>
        </w:tc>
        <w:tc>
          <w:tcPr>
            <w:tcW w:w="2124" w:type="dxa"/>
            <w:noWrap/>
            <w:hideMark/>
          </w:tcPr>
          <w:p w14:paraId="29D42222" w14:textId="77777777" w:rsidR="00B75CEE" w:rsidRPr="001258AC" w:rsidRDefault="00B75CEE" w:rsidP="00AF720F">
            <w:r w:rsidRPr="001258AC">
              <w:t>Time step for data collection of the tested instrument.</w:t>
            </w:r>
          </w:p>
        </w:tc>
        <w:tc>
          <w:tcPr>
            <w:tcW w:w="1359" w:type="dxa"/>
            <w:noWrap/>
            <w:hideMark/>
          </w:tcPr>
          <w:p w14:paraId="4A2E3915" w14:textId="77777777" w:rsidR="00B75CEE" w:rsidRPr="001258AC" w:rsidRDefault="00B75CEE" w:rsidP="00AF720F">
            <w:r w:rsidRPr="001258AC">
              <w:t>Value and Unit</w:t>
            </w:r>
          </w:p>
        </w:tc>
        <w:tc>
          <w:tcPr>
            <w:tcW w:w="2515" w:type="dxa"/>
            <w:noWrap/>
            <w:hideMark/>
          </w:tcPr>
          <w:p w14:paraId="6A50C673" w14:textId="77777777" w:rsidR="00B75CEE" w:rsidRPr="001258AC" w:rsidRDefault="00B75CEE" w:rsidP="00AF720F">
            <w:r w:rsidRPr="001258AC">
              <w:t>1s, 1min</w:t>
            </w:r>
          </w:p>
        </w:tc>
      </w:tr>
      <w:tr w:rsidR="00B75CEE" w:rsidRPr="001258AC" w14:paraId="3B388AB0" w14:textId="77777777" w:rsidTr="00AF720F">
        <w:trPr>
          <w:trHeight w:val="300"/>
        </w:trPr>
        <w:tc>
          <w:tcPr>
            <w:tcW w:w="1523" w:type="dxa"/>
            <w:noWrap/>
            <w:hideMark/>
          </w:tcPr>
          <w:p w14:paraId="43FA1CDA" w14:textId="7B7118B5" w:rsidR="00B75CEE" w:rsidRPr="001258AC" w:rsidRDefault="00B75CEE" w:rsidP="00684E4B">
            <w:r w:rsidRPr="001258AC">
              <w:t>Data Collection Resolution of Instrument</w:t>
            </w:r>
          </w:p>
        </w:tc>
        <w:tc>
          <w:tcPr>
            <w:tcW w:w="1109" w:type="dxa"/>
            <w:noWrap/>
            <w:hideMark/>
          </w:tcPr>
          <w:p w14:paraId="6D31B29B" w14:textId="77777777" w:rsidR="00B75CEE" w:rsidRPr="001258AC" w:rsidRDefault="00B75CEE" w:rsidP="00AF720F">
            <w:r w:rsidRPr="001258AC">
              <w:t>N</w:t>
            </w:r>
          </w:p>
        </w:tc>
        <w:tc>
          <w:tcPr>
            <w:tcW w:w="2124" w:type="dxa"/>
            <w:noWrap/>
            <w:hideMark/>
          </w:tcPr>
          <w:p w14:paraId="269DD53A" w14:textId="2388D48B" w:rsidR="00B75CEE" w:rsidRPr="001258AC" w:rsidRDefault="00B75CEE" w:rsidP="00684E4B">
            <w:r w:rsidRPr="001258AC">
              <w:t>Time step for data collection of the instrument.</w:t>
            </w:r>
          </w:p>
        </w:tc>
        <w:tc>
          <w:tcPr>
            <w:tcW w:w="1359" w:type="dxa"/>
            <w:noWrap/>
            <w:hideMark/>
          </w:tcPr>
          <w:p w14:paraId="1009E1B9" w14:textId="77777777" w:rsidR="00B75CEE" w:rsidRPr="001258AC" w:rsidRDefault="00B75CEE" w:rsidP="00AF720F">
            <w:r w:rsidRPr="001258AC">
              <w:t>Value and Unit</w:t>
            </w:r>
          </w:p>
        </w:tc>
        <w:tc>
          <w:tcPr>
            <w:tcW w:w="2515" w:type="dxa"/>
            <w:noWrap/>
            <w:hideMark/>
          </w:tcPr>
          <w:p w14:paraId="66252CE7" w14:textId="77777777" w:rsidR="00B75CEE" w:rsidRPr="001258AC" w:rsidRDefault="00B75CEE" w:rsidP="00AF720F">
            <w:r w:rsidRPr="001258AC">
              <w:t>1s, 1min</w:t>
            </w:r>
          </w:p>
        </w:tc>
      </w:tr>
      <w:tr w:rsidR="00B75CEE" w:rsidRPr="001258AC" w14:paraId="59B30BC7" w14:textId="77777777" w:rsidTr="00AF720F">
        <w:trPr>
          <w:trHeight w:val="300"/>
        </w:trPr>
        <w:tc>
          <w:tcPr>
            <w:tcW w:w="1523" w:type="dxa"/>
            <w:noWrap/>
            <w:hideMark/>
          </w:tcPr>
          <w:p w14:paraId="032D4394" w14:textId="77777777" w:rsidR="00B75CEE" w:rsidRPr="001258AC" w:rsidRDefault="00B75CEE" w:rsidP="00AF720F">
            <w:r w:rsidRPr="001258AC">
              <w:t>Temperature at Validation</w:t>
            </w:r>
          </w:p>
        </w:tc>
        <w:tc>
          <w:tcPr>
            <w:tcW w:w="1109" w:type="dxa"/>
            <w:noWrap/>
            <w:hideMark/>
          </w:tcPr>
          <w:p w14:paraId="7A863CBC" w14:textId="77777777" w:rsidR="00B75CEE" w:rsidRPr="001258AC" w:rsidRDefault="00B75CEE" w:rsidP="00AF720F">
            <w:r w:rsidRPr="001258AC">
              <w:t>N</w:t>
            </w:r>
          </w:p>
        </w:tc>
        <w:tc>
          <w:tcPr>
            <w:tcW w:w="2124" w:type="dxa"/>
            <w:noWrap/>
            <w:hideMark/>
          </w:tcPr>
          <w:p w14:paraId="0AD4EC71" w14:textId="77777777" w:rsidR="00B75CEE" w:rsidRPr="001258AC" w:rsidRDefault="00B75CEE" w:rsidP="00AF720F">
            <w:r w:rsidRPr="001258AC">
              <w:t>Ambient temperature during validation.</w:t>
            </w:r>
          </w:p>
        </w:tc>
        <w:tc>
          <w:tcPr>
            <w:tcW w:w="1359" w:type="dxa"/>
            <w:noWrap/>
            <w:hideMark/>
          </w:tcPr>
          <w:p w14:paraId="257F6413" w14:textId="77777777" w:rsidR="00B75CEE" w:rsidRPr="001258AC" w:rsidRDefault="00B75CEE" w:rsidP="00AF720F">
            <w:r w:rsidRPr="001258AC">
              <w:t>Value and Unit</w:t>
            </w:r>
          </w:p>
        </w:tc>
        <w:tc>
          <w:tcPr>
            <w:tcW w:w="2515" w:type="dxa"/>
            <w:noWrap/>
            <w:hideMark/>
          </w:tcPr>
          <w:p w14:paraId="232EE926" w14:textId="77777777" w:rsidR="00B75CEE" w:rsidRPr="001258AC" w:rsidRDefault="00B75CEE" w:rsidP="00AF720F">
            <w:r w:rsidRPr="001258AC">
              <w:t>75F, 30C</w:t>
            </w:r>
          </w:p>
        </w:tc>
      </w:tr>
      <w:tr w:rsidR="00B75CEE" w:rsidRPr="001258AC" w14:paraId="3BB08C5E" w14:textId="77777777" w:rsidTr="00AF720F">
        <w:trPr>
          <w:trHeight w:val="300"/>
        </w:trPr>
        <w:tc>
          <w:tcPr>
            <w:tcW w:w="1523" w:type="dxa"/>
            <w:noWrap/>
            <w:hideMark/>
          </w:tcPr>
          <w:p w14:paraId="44D7BB3E" w14:textId="77777777" w:rsidR="00B75CEE" w:rsidRPr="001258AC" w:rsidRDefault="00B75CEE" w:rsidP="00AF720F">
            <w:r w:rsidRPr="001258AC">
              <w:t>Humidity at Validation</w:t>
            </w:r>
          </w:p>
        </w:tc>
        <w:tc>
          <w:tcPr>
            <w:tcW w:w="1109" w:type="dxa"/>
            <w:noWrap/>
            <w:hideMark/>
          </w:tcPr>
          <w:p w14:paraId="23370D38" w14:textId="77777777" w:rsidR="00B75CEE" w:rsidRPr="001258AC" w:rsidRDefault="00B75CEE" w:rsidP="00AF720F">
            <w:r w:rsidRPr="001258AC">
              <w:t>N</w:t>
            </w:r>
          </w:p>
        </w:tc>
        <w:tc>
          <w:tcPr>
            <w:tcW w:w="2124" w:type="dxa"/>
            <w:noWrap/>
            <w:hideMark/>
          </w:tcPr>
          <w:p w14:paraId="1202F311" w14:textId="77777777" w:rsidR="00B75CEE" w:rsidRPr="001258AC" w:rsidRDefault="00B75CEE" w:rsidP="00AF720F">
            <w:r w:rsidRPr="001258AC">
              <w:t>Ambient humidity during calibration.</w:t>
            </w:r>
          </w:p>
        </w:tc>
        <w:tc>
          <w:tcPr>
            <w:tcW w:w="1359" w:type="dxa"/>
            <w:noWrap/>
            <w:hideMark/>
          </w:tcPr>
          <w:p w14:paraId="16337EDD" w14:textId="77777777" w:rsidR="00B75CEE" w:rsidRPr="001258AC" w:rsidRDefault="00B75CEE" w:rsidP="00AF720F">
            <w:r w:rsidRPr="001258AC">
              <w:t>Value and Unit</w:t>
            </w:r>
          </w:p>
        </w:tc>
        <w:tc>
          <w:tcPr>
            <w:tcW w:w="2515" w:type="dxa"/>
            <w:noWrap/>
            <w:hideMark/>
          </w:tcPr>
          <w:p w14:paraId="509693CA" w14:textId="77777777" w:rsidR="00B75CEE" w:rsidRPr="001258AC" w:rsidRDefault="00B75CEE" w:rsidP="00AF720F">
            <w:r w:rsidRPr="001258AC">
              <w:t>70%</w:t>
            </w:r>
          </w:p>
        </w:tc>
      </w:tr>
      <w:tr w:rsidR="00B75CEE" w:rsidRPr="001258AC" w14:paraId="04AD50AF" w14:textId="77777777" w:rsidTr="00AF720F">
        <w:trPr>
          <w:trHeight w:val="300"/>
        </w:trPr>
        <w:tc>
          <w:tcPr>
            <w:tcW w:w="1523" w:type="dxa"/>
            <w:noWrap/>
            <w:hideMark/>
          </w:tcPr>
          <w:p w14:paraId="7F05BFC5" w14:textId="77777777" w:rsidR="00B75CEE" w:rsidRPr="001258AC" w:rsidRDefault="00B75CEE" w:rsidP="00AF720F">
            <w:r w:rsidRPr="001258AC">
              <w:t>Validation Result</w:t>
            </w:r>
          </w:p>
        </w:tc>
        <w:tc>
          <w:tcPr>
            <w:tcW w:w="1109" w:type="dxa"/>
            <w:noWrap/>
            <w:hideMark/>
          </w:tcPr>
          <w:p w14:paraId="1A9AEFAA" w14:textId="77777777" w:rsidR="00B75CEE" w:rsidRPr="001258AC" w:rsidRDefault="00B75CEE" w:rsidP="00AF720F">
            <w:r w:rsidRPr="001258AC">
              <w:t>Y</w:t>
            </w:r>
          </w:p>
        </w:tc>
        <w:tc>
          <w:tcPr>
            <w:tcW w:w="2124" w:type="dxa"/>
            <w:noWrap/>
            <w:hideMark/>
          </w:tcPr>
          <w:p w14:paraId="44E9136A" w14:textId="227C5B05" w:rsidR="00B75CEE" w:rsidRPr="001258AC" w:rsidRDefault="00B75CEE" w:rsidP="00684E4B">
            <w:r w:rsidRPr="001258AC">
              <w:t xml:space="preserve">The performance of the tested instrument when compared with </w:t>
            </w:r>
            <w:r w:rsidR="006422CB" w:rsidRPr="001258AC">
              <w:t>the instrument</w:t>
            </w:r>
            <w:r w:rsidRPr="001258AC">
              <w:t>.</w:t>
            </w:r>
          </w:p>
        </w:tc>
        <w:tc>
          <w:tcPr>
            <w:tcW w:w="1359" w:type="dxa"/>
            <w:noWrap/>
            <w:hideMark/>
          </w:tcPr>
          <w:p w14:paraId="3C9AAE5D" w14:textId="77777777" w:rsidR="00B75CEE" w:rsidRPr="001258AC" w:rsidRDefault="00B75CEE" w:rsidP="00AF720F">
            <w:r w:rsidRPr="001258AC">
              <w:t>String</w:t>
            </w:r>
          </w:p>
        </w:tc>
        <w:tc>
          <w:tcPr>
            <w:tcW w:w="2515" w:type="dxa"/>
            <w:noWrap/>
            <w:hideMark/>
          </w:tcPr>
          <w:p w14:paraId="151FEBFF" w14:textId="3AB0F5A6" w:rsidR="00B75CEE" w:rsidRPr="001258AC" w:rsidRDefault="00B75CEE" w:rsidP="00AF720F">
            <w:r w:rsidRPr="001258AC">
              <w:t>The correlation of the PM2.5 from the two sensor is 0.9; passed the validation</w:t>
            </w:r>
          </w:p>
        </w:tc>
      </w:tr>
    </w:tbl>
    <w:p w14:paraId="6235F85D" w14:textId="77777777" w:rsidR="00AD4CCC" w:rsidRDefault="00AD4CCC">
      <w:pPr>
        <w:ind w:left="720"/>
      </w:pPr>
    </w:p>
    <w:p w14:paraId="4B85E6CB" w14:textId="77777777" w:rsidR="00AD4CCC" w:rsidRDefault="009F3290" w:rsidP="003819A8">
      <w:pPr>
        <w:numPr>
          <w:ilvl w:val="2"/>
          <w:numId w:val="10"/>
        </w:numPr>
        <w:ind w:left="540" w:firstLine="0"/>
        <w:contextualSpacing/>
        <w:jc w:val="both"/>
      </w:pPr>
      <w:r>
        <w:t xml:space="preserve">Conventions </w:t>
      </w:r>
    </w:p>
    <w:p w14:paraId="6AF3DFDF" w14:textId="7F258E4E" w:rsidR="00AD4CCC" w:rsidRDefault="009F3290" w:rsidP="003819A8">
      <w:pPr>
        <w:numPr>
          <w:ilvl w:val="0"/>
          <w:numId w:val="8"/>
        </w:numPr>
        <w:ind w:left="990" w:hanging="270"/>
        <w:contextualSpacing/>
        <w:jc w:val="both"/>
      </w:pPr>
      <w:r>
        <w:t>Each Validation event should have a unique identifier, the Validation ID</w:t>
      </w:r>
      <w:r w:rsidR="007D77CB">
        <w:t>.</w:t>
      </w:r>
    </w:p>
    <w:p w14:paraId="28E05DF5" w14:textId="44C4E19D" w:rsidR="00AD4CCC" w:rsidRDefault="009F3290" w:rsidP="003819A8">
      <w:pPr>
        <w:numPr>
          <w:ilvl w:val="0"/>
          <w:numId w:val="8"/>
        </w:numPr>
        <w:ind w:left="990" w:hanging="270"/>
        <w:contextualSpacing/>
        <w:jc w:val="both"/>
      </w:pPr>
      <w:r>
        <w:t xml:space="preserve">The instrument that is </w:t>
      </w:r>
      <w:r w:rsidR="007D77CB">
        <w:t xml:space="preserve">used for </w:t>
      </w:r>
      <w:r>
        <w:t>validat</w:t>
      </w:r>
      <w:r w:rsidR="007D77CB">
        <w:t>ion</w:t>
      </w:r>
      <w:r>
        <w:t xml:space="preserve"> is called “Validation Instrument”, whereas the instrument that is used as a reference device for validation is called “Control </w:t>
      </w:r>
      <w:r w:rsidR="003819A8">
        <w:t>Instrument</w:t>
      </w:r>
      <w:r>
        <w:t>”</w:t>
      </w:r>
      <w:r w:rsidR="003819A8">
        <w:t>.</w:t>
      </w:r>
      <w:r>
        <w:t xml:space="preserve"> </w:t>
      </w:r>
    </w:p>
    <w:p w14:paraId="428141DE" w14:textId="7FB7710B" w:rsidR="00AD4CCC" w:rsidRDefault="009F3290" w:rsidP="003819A8">
      <w:pPr>
        <w:numPr>
          <w:ilvl w:val="0"/>
          <w:numId w:val="8"/>
        </w:numPr>
        <w:ind w:left="990" w:hanging="270"/>
        <w:contextualSpacing/>
        <w:jc w:val="both"/>
      </w:pPr>
      <w:r>
        <w:t>The Versioned Model ID of the Validat</w:t>
      </w:r>
      <w:r w:rsidR="003819A8">
        <w:t>ion</w:t>
      </w:r>
      <w:r>
        <w:t xml:space="preserve"> Instrument is used as a foreign key to link the Validation event with the information of </w:t>
      </w:r>
      <w:r w:rsidR="003819A8">
        <w:t>the instrument</w:t>
      </w:r>
      <w:r>
        <w:t xml:space="preserve"> that is evaluated. </w:t>
      </w:r>
    </w:p>
    <w:p w14:paraId="73C8AE86" w14:textId="401B1DEA" w:rsidR="00AD4CCC" w:rsidRDefault="009F3290" w:rsidP="003819A8">
      <w:pPr>
        <w:numPr>
          <w:ilvl w:val="0"/>
          <w:numId w:val="8"/>
        </w:numPr>
        <w:ind w:left="990" w:hanging="270"/>
        <w:contextualSpacing/>
        <w:jc w:val="both"/>
      </w:pPr>
      <w:r>
        <w:t xml:space="preserve">The Versioned Model ID of the Control </w:t>
      </w:r>
      <w:r w:rsidR="003819A8">
        <w:t xml:space="preserve">Instrument </w:t>
      </w:r>
      <w:r>
        <w:t>is used as a foreign key to link the Validation event with the information of the instrument that is used as a reference device.</w:t>
      </w:r>
    </w:p>
    <w:p w14:paraId="284ED702" w14:textId="77777777" w:rsidR="00AD4CCC" w:rsidRDefault="009F3290" w:rsidP="00D03CB5">
      <w:pPr>
        <w:pStyle w:val="Heading2"/>
        <w:numPr>
          <w:ilvl w:val="1"/>
          <w:numId w:val="10"/>
        </w:numPr>
        <w:ind w:left="540" w:firstLine="0"/>
      </w:pPr>
      <w:bookmarkStart w:id="43" w:name="h.w3tlu7dtjj2k" w:colFirst="0" w:colLast="0"/>
      <w:bookmarkStart w:id="44" w:name="_Toc465089037"/>
      <w:bookmarkEnd w:id="43"/>
      <w:r>
        <w:lastRenderedPageBreak/>
        <w:t>Instrument Data Transport</w:t>
      </w:r>
      <w:bookmarkEnd w:id="44"/>
      <w:r>
        <w:t xml:space="preserve"> </w:t>
      </w:r>
    </w:p>
    <w:p w14:paraId="2432603E" w14:textId="77777777" w:rsidR="00AD4CCC" w:rsidRDefault="009F3290" w:rsidP="00D03CB5">
      <w:pPr>
        <w:ind w:left="720"/>
        <w:jc w:val="both"/>
      </w:pPr>
      <w:r>
        <w:t xml:space="preserve">The Instrument Data Transport data element is a list of metadata elements that describe the capacity of the data community between the instrument and the data storage center. </w:t>
      </w:r>
    </w:p>
    <w:p w14:paraId="3BA2DE26" w14:textId="77777777" w:rsidR="00AD4CCC" w:rsidRDefault="00AD4CCC">
      <w:pPr>
        <w:ind w:left="720"/>
      </w:pPr>
    </w:p>
    <w:p w14:paraId="72313769" w14:textId="458B4115" w:rsidR="00AD4CCC" w:rsidRDefault="00AD2789" w:rsidP="00D03CB5">
      <w:pPr>
        <w:pStyle w:val="Caption"/>
        <w:spacing w:after="0"/>
        <w:jc w:val="both"/>
      </w:pPr>
      <w:bookmarkStart w:id="45" w:name="_Toc465088946"/>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7</w:t>
      </w:r>
      <w:r w:rsidRPr="000C1D6C">
        <w:rPr>
          <w:i w:val="0"/>
          <w:color w:val="auto"/>
          <w:sz w:val="22"/>
          <w:szCs w:val="22"/>
        </w:rPr>
        <w:fldChar w:fldCharType="end"/>
      </w:r>
      <w:r w:rsidRPr="000C1D6C">
        <w:rPr>
          <w:i w:val="0"/>
          <w:color w:val="auto"/>
          <w:sz w:val="22"/>
          <w:szCs w:val="22"/>
        </w:rPr>
        <w:t xml:space="preserve">: Instrument </w:t>
      </w:r>
      <w:r>
        <w:rPr>
          <w:i w:val="0"/>
          <w:color w:val="auto"/>
          <w:sz w:val="22"/>
          <w:szCs w:val="22"/>
        </w:rPr>
        <w:t xml:space="preserve">data </w:t>
      </w:r>
      <w:r w:rsidR="00D03CB5">
        <w:rPr>
          <w:i w:val="0"/>
          <w:color w:val="auto"/>
          <w:sz w:val="22"/>
          <w:szCs w:val="22"/>
        </w:rPr>
        <w:t>transport</w:t>
      </w:r>
      <w:r w:rsidRPr="000C1D6C">
        <w:rPr>
          <w:i w:val="0"/>
          <w:color w:val="auto"/>
          <w:sz w:val="22"/>
          <w:szCs w:val="22"/>
        </w:rPr>
        <w:t xml:space="preserve"> entity details.</w:t>
      </w:r>
      <w:bookmarkEnd w:id="45"/>
    </w:p>
    <w:tbl>
      <w:tblPr>
        <w:tblStyle w:val="TableGrid"/>
        <w:tblW w:w="0" w:type="auto"/>
        <w:tblLook w:val="04A0" w:firstRow="1" w:lastRow="0" w:firstColumn="1" w:lastColumn="0" w:noHBand="0" w:noVBand="1"/>
      </w:tblPr>
      <w:tblGrid>
        <w:gridCol w:w="1289"/>
        <w:gridCol w:w="1066"/>
        <w:gridCol w:w="1532"/>
        <w:gridCol w:w="1483"/>
        <w:gridCol w:w="3649"/>
      </w:tblGrid>
      <w:tr w:rsidR="003915BE" w:rsidRPr="00311AEE" w14:paraId="33438E8D" w14:textId="77777777" w:rsidTr="00D03CB5">
        <w:trPr>
          <w:trHeight w:val="300"/>
        </w:trPr>
        <w:tc>
          <w:tcPr>
            <w:tcW w:w="1280" w:type="dxa"/>
            <w:shd w:val="clear" w:color="auto" w:fill="F2F2F2" w:themeFill="background1" w:themeFillShade="F2"/>
            <w:noWrap/>
            <w:vAlign w:val="center"/>
            <w:hideMark/>
          </w:tcPr>
          <w:p w14:paraId="1D2E5C37" w14:textId="7C109888" w:rsidR="00B75CEE" w:rsidRPr="00311AEE" w:rsidRDefault="00B75CEE" w:rsidP="00AD2789">
            <w:pPr>
              <w:jc w:val="center"/>
              <w:rPr>
                <w:b/>
                <w:bCs/>
              </w:rPr>
            </w:pPr>
            <w:r w:rsidRPr="00311AEE">
              <w:rPr>
                <w:b/>
                <w:bCs/>
              </w:rPr>
              <w:t xml:space="preserve">Data </w:t>
            </w:r>
            <w:r w:rsidR="00AD2789">
              <w:rPr>
                <w:b/>
                <w:bCs/>
              </w:rPr>
              <w:t>E</w:t>
            </w:r>
            <w:r w:rsidRPr="00311AEE">
              <w:rPr>
                <w:b/>
                <w:bCs/>
              </w:rPr>
              <w:t>lement</w:t>
            </w:r>
          </w:p>
        </w:tc>
        <w:tc>
          <w:tcPr>
            <w:tcW w:w="1145" w:type="dxa"/>
            <w:shd w:val="clear" w:color="auto" w:fill="F2F2F2" w:themeFill="background1" w:themeFillShade="F2"/>
            <w:noWrap/>
            <w:vAlign w:val="center"/>
            <w:hideMark/>
          </w:tcPr>
          <w:p w14:paraId="16946D92" w14:textId="77777777" w:rsidR="00B75CEE" w:rsidRPr="00311AEE" w:rsidRDefault="00B75CEE" w:rsidP="00AD2789">
            <w:pPr>
              <w:jc w:val="center"/>
              <w:rPr>
                <w:b/>
                <w:bCs/>
              </w:rPr>
            </w:pPr>
            <w:r w:rsidRPr="00311AEE">
              <w:rPr>
                <w:b/>
                <w:bCs/>
              </w:rPr>
              <w:t>Required</w:t>
            </w:r>
          </w:p>
        </w:tc>
        <w:tc>
          <w:tcPr>
            <w:tcW w:w="1506" w:type="dxa"/>
            <w:shd w:val="clear" w:color="auto" w:fill="F2F2F2" w:themeFill="background1" w:themeFillShade="F2"/>
            <w:noWrap/>
            <w:vAlign w:val="center"/>
            <w:hideMark/>
          </w:tcPr>
          <w:p w14:paraId="573C275F" w14:textId="6D2E6140" w:rsidR="00B75CEE" w:rsidRPr="00311AEE" w:rsidRDefault="00AD2789" w:rsidP="00AD2789">
            <w:pPr>
              <w:jc w:val="center"/>
              <w:rPr>
                <w:b/>
                <w:bCs/>
              </w:rPr>
            </w:pPr>
            <w:r>
              <w:rPr>
                <w:b/>
                <w:bCs/>
              </w:rPr>
              <w:t>D</w:t>
            </w:r>
            <w:r w:rsidR="00B75CEE" w:rsidRPr="00311AEE">
              <w:rPr>
                <w:b/>
                <w:bCs/>
              </w:rPr>
              <w:t>escription</w:t>
            </w:r>
          </w:p>
        </w:tc>
        <w:tc>
          <w:tcPr>
            <w:tcW w:w="1471" w:type="dxa"/>
            <w:shd w:val="clear" w:color="auto" w:fill="F2F2F2" w:themeFill="background1" w:themeFillShade="F2"/>
            <w:noWrap/>
            <w:vAlign w:val="center"/>
            <w:hideMark/>
          </w:tcPr>
          <w:p w14:paraId="39BF3D3B" w14:textId="6DAE23E8" w:rsidR="00B75CEE" w:rsidRPr="00311AEE" w:rsidRDefault="00AD2789" w:rsidP="00AD2789">
            <w:pPr>
              <w:jc w:val="center"/>
              <w:rPr>
                <w:b/>
                <w:bCs/>
              </w:rPr>
            </w:pPr>
            <w:r>
              <w:rPr>
                <w:b/>
                <w:bCs/>
              </w:rPr>
              <w:t>D</w:t>
            </w:r>
            <w:r w:rsidR="00B75CEE" w:rsidRPr="00311AEE">
              <w:rPr>
                <w:b/>
                <w:bCs/>
              </w:rPr>
              <w:t xml:space="preserve">ata </w:t>
            </w:r>
            <w:r>
              <w:rPr>
                <w:b/>
                <w:bCs/>
              </w:rPr>
              <w:t>T</w:t>
            </w:r>
            <w:r w:rsidR="00B75CEE" w:rsidRPr="00311AEE">
              <w:rPr>
                <w:b/>
                <w:bCs/>
              </w:rPr>
              <w:t>ype</w:t>
            </w:r>
          </w:p>
        </w:tc>
        <w:tc>
          <w:tcPr>
            <w:tcW w:w="3617" w:type="dxa"/>
            <w:shd w:val="clear" w:color="auto" w:fill="F2F2F2" w:themeFill="background1" w:themeFillShade="F2"/>
            <w:noWrap/>
            <w:vAlign w:val="center"/>
            <w:hideMark/>
          </w:tcPr>
          <w:p w14:paraId="789CD27A" w14:textId="5F19056D" w:rsidR="00B75CEE" w:rsidRPr="00311AEE" w:rsidRDefault="00AD2789" w:rsidP="00AD2789">
            <w:pPr>
              <w:jc w:val="center"/>
              <w:rPr>
                <w:b/>
                <w:bCs/>
              </w:rPr>
            </w:pPr>
            <w:r>
              <w:rPr>
                <w:b/>
                <w:bCs/>
              </w:rPr>
              <w:t>E</w:t>
            </w:r>
            <w:r w:rsidR="00B75CEE" w:rsidRPr="00311AEE">
              <w:rPr>
                <w:b/>
                <w:bCs/>
              </w:rPr>
              <w:t xml:space="preserve">xample </w:t>
            </w:r>
            <w:r>
              <w:rPr>
                <w:b/>
                <w:bCs/>
              </w:rPr>
              <w:t>V</w:t>
            </w:r>
            <w:r w:rsidR="00B75CEE" w:rsidRPr="00311AEE">
              <w:rPr>
                <w:b/>
                <w:bCs/>
              </w:rPr>
              <w:t>alue</w:t>
            </w:r>
          </w:p>
        </w:tc>
      </w:tr>
      <w:tr w:rsidR="003915BE" w:rsidRPr="00311AEE" w14:paraId="1197F509" w14:textId="77777777" w:rsidTr="00D03CB5">
        <w:trPr>
          <w:trHeight w:val="300"/>
        </w:trPr>
        <w:tc>
          <w:tcPr>
            <w:tcW w:w="1280" w:type="dxa"/>
            <w:noWrap/>
            <w:hideMark/>
          </w:tcPr>
          <w:p w14:paraId="41C0975B" w14:textId="77777777" w:rsidR="00B75CEE" w:rsidRPr="00311AEE" w:rsidRDefault="00B75CEE" w:rsidP="00AF720F">
            <w:r w:rsidRPr="00311AEE">
              <w:t>Data Transport ID</w:t>
            </w:r>
          </w:p>
        </w:tc>
        <w:tc>
          <w:tcPr>
            <w:tcW w:w="1145" w:type="dxa"/>
            <w:noWrap/>
            <w:hideMark/>
          </w:tcPr>
          <w:p w14:paraId="147B59A0" w14:textId="77777777" w:rsidR="00B75CEE" w:rsidRPr="00311AEE" w:rsidRDefault="00B75CEE" w:rsidP="00AF720F">
            <w:r w:rsidRPr="00311AEE">
              <w:t>Y</w:t>
            </w:r>
          </w:p>
        </w:tc>
        <w:tc>
          <w:tcPr>
            <w:tcW w:w="1506" w:type="dxa"/>
            <w:noWrap/>
            <w:hideMark/>
          </w:tcPr>
          <w:p w14:paraId="5B2A0140" w14:textId="3934E3F0" w:rsidR="00B75CEE" w:rsidRPr="00311AEE" w:rsidRDefault="00B75CEE" w:rsidP="003915BE">
            <w:r w:rsidRPr="00311AEE">
              <w:t>The unique identifier used to differe</w:t>
            </w:r>
            <w:r w:rsidR="003915BE">
              <w:t>ntiate</w:t>
            </w:r>
            <w:r w:rsidRPr="00311AEE">
              <w:t xml:space="preserve"> data </w:t>
            </w:r>
            <w:r w:rsidR="003915BE" w:rsidRPr="00311AEE">
              <w:t>transport</w:t>
            </w:r>
            <w:r w:rsidRPr="00311AEE">
              <w:t xml:space="preserve"> from others. </w:t>
            </w:r>
          </w:p>
        </w:tc>
        <w:tc>
          <w:tcPr>
            <w:tcW w:w="1471" w:type="dxa"/>
            <w:noWrap/>
            <w:hideMark/>
          </w:tcPr>
          <w:p w14:paraId="757EE1F1" w14:textId="77777777" w:rsidR="00B75CEE" w:rsidRPr="00311AEE" w:rsidRDefault="00B75CEE" w:rsidP="00AF720F">
            <w:r w:rsidRPr="00311AEE">
              <w:t>String (Numerical)</w:t>
            </w:r>
          </w:p>
        </w:tc>
        <w:tc>
          <w:tcPr>
            <w:tcW w:w="3617" w:type="dxa"/>
            <w:noWrap/>
            <w:hideMark/>
          </w:tcPr>
          <w:p w14:paraId="1FAED7C2" w14:textId="77777777" w:rsidR="00B75CEE" w:rsidRPr="00311AEE" w:rsidRDefault="00B75CEE" w:rsidP="00AF720F">
            <w:r w:rsidRPr="00311AEE">
              <w:t>123</w:t>
            </w:r>
          </w:p>
        </w:tc>
      </w:tr>
      <w:tr w:rsidR="003915BE" w:rsidRPr="00311AEE" w14:paraId="72EB6978" w14:textId="77777777" w:rsidTr="00D03CB5">
        <w:trPr>
          <w:trHeight w:val="300"/>
        </w:trPr>
        <w:tc>
          <w:tcPr>
            <w:tcW w:w="1280" w:type="dxa"/>
            <w:noWrap/>
            <w:hideMark/>
          </w:tcPr>
          <w:p w14:paraId="0DA01FA8" w14:textId="77777777" w:rsidR="00B75CEE" w:rsidRPr="00311AEE" w:rsidRDefault="00B75CEE" w:rsidP="00AF720F">
            <w:r w:rsidRPr="00311AEE">
              <w:t>Physical Transmission Method</w:t>
            </w:r>
          </w:p>
        </w:tc>
        <w:tc>
          <w:tcPr>
            <w:tcW w:w="1145" w:type="dxa"/>
            <w:noWrap/>
            <w:hideMark/>
          </w:tcPr>
          <w:p w14:paraId="52EB2B26" w14:textId="77777777" w:rsidR="00B75CEE" w:rsidRPr="00311AEE" w:rsidRDefault="00B75CEE" w:rsidP="00AF720F">
            <w:r w:rsidRPr="00311AEE">
              <w:t>N</w:t>
            </w:r>
          </w:p>
        </w:tc>
        <w:tc>
          <w:tcPr>
            <w:tcW w:w="1506" w:type="dxa"/>
            <w:noWrap/>
            <w:hideMark/>
          </w:tcPr>
          <w:p w14:paraId="22E336B6" w14:textId="77777777" w:rsidR="00B75CEE" w:rsidRPr="00311AEE" w:rsidRDefault="00B75CEE" w:rsidP="00AF720F">
            <w:r w:rsidRPr="00311AEE">
              <w:t>Means of transmission of data from field to initial central collection point.</w:t>
            </w:r>
          </w:p>
        </w:tc>
        <w:tc>
          <w:tcPr>
            <w:tcW w:w="1471" w:type="dxa"/>
            <w:noWrap/>
            <w:hideMark/>
          </w:tcPr>
          <w:p w14:paraId="01B698CC" w14:textId="77777777" w:rsidR="00B75CEE" w:rsidRPr="00311AEE" w:rsidRDefault="00B75CEE" w:rsidP="00AF720F">
            <w:r w:rsidRPr="00311AEE">
              <w:t>category</w:t>
            </w:r>
          </w:p>
        </w:tc>
        <w:tc>
          <w:tcPr>
            <w:tcW w:w="3617" w:type="dxa"/>
            <w:noWrap/>
            <w:hideMark/>
          </w:tcPr>
          <w:p w14:paraId="551071D2" w14:textId="3991C51B" w:rsidR="00B75CEE" w:rsidRPr="00311AEE" w:rsidRDefault="00B75CEE" w:rsidP="00AF720F">
            <w:r w:rsidRPr="00311AEE">
              <w:t xml:space="preserve">Point to Point RF, LAN, satellite downlink, blue tooth, </w:t>
            </w:r>
            <w:r w:rsidR="009639F0" w:rsidRPr="00311AEE">
              <w:t>Wi-Fi</w:t>
            </w:r>
            <w:r w:rsidRPr="00311AEE">
              <w:t>, cellular network, landline telephony, other</w:t>
            </w:r>
          </w:p>
        </w:tc>
      </w:tr>
      <w:tr w:rsidR="003915BE" w:rsidRPr="00311AEE" w14:paraId="0CB4AB4E" w14:textId="77777777" w:rsidTr="00D03CB5">
        <w:trPr>
          <w:trHeight w:val="300"/>
        </w:trPr>
        <w:tc>
          <w:tcPr>
            <w:tcW w:w="1280" w:type="dxa"/>
            <w:noWrap/>
            <w:hideMark/>
          </w:tcPr>
          <w:p w14:paraId="4C3A0BD1" w14:textId="77777777" w:rsidR="00B75CEE" w:rsidRPr="00311AEE" w:rsidRDefault="00B75CEE" w:rsidP="00AF720F">
            <w:r w:rsidRPr="00311AEE">
              <w:t>Transport Layer Protocol</w:t>
            </w:r>
          </w:p>
        </w:tc>
        <w:tc>
          <w:tcPr>
            <w:tcW w:w="1145" w:type="dxa"/>
            <w:noWrap/>
            <w:hideMark/>
          </w:tcPr>
          <w:p w14:paraId="69E42811" w14:textId="77777777" w:rsidR="00B75CEE" w:rsidRPr="00311AEE" w:rsidRDefault="00B75CEE" w:rsidP="00AF720F">
            <w:r w:rsidRPr="00311AEE">
              <w:t>N</w:t>
            </w:r>
          </w:p>
        </w:tc>
        <w:tc>
          <w:tcPr>
            <w:tcW w:w="1506" w:type="dxa"/>
            <w:noWrap/>
            <w:hideMark/>
          </w:tcPr>
          <w:p w14:paraId="70E1F787" w14:textId="77777777" w:rsidR="00B75CEE" w:rsidRPr="00311AEE" w:rsidRDefault="00B75CEE" w:rsidP="00AF720F">
            <w:r w:rsidRPr="00311AEE">
              <w:t>Type of transport layer implemented by the physical transmission method.</w:t>
            </w:r>
          </w:p>
        </w:tc>
        <w:tc>
          <w:tcPr>
            <w:tcW w:w="1471" w:type="dxa"/>
            <w:noWrap/>
            <w:hideMark/>
          </w:tcPr>
          <w:p w14:paraId="27E1F0B4" w14:textId="77777777" w:rsidR="00B75CEE" w:rsidRPr="00311AEE" w:rsidRDefault="00B75CEE" w:rsidP="00AF720F">
            <w:r w:rsidRPr="00311AEE">
              <w:t>category</w:t>
            </w:r>
          </w:p>
        </w:tc>
        <w:tc>
          <w:tcPr>
            <w:tcW w:w="3617" w:type="dxa"/>
            <w:noWrap/>
            <w:hideMark/>
          </w:tcPr>
          <w:p w14:paraId="21DBEA35" w14:textId="77777777" w:rsidR="00B75CEE" w:rsidRPr="00311AEE" w:rsidRDefault="00B75CEE" w:rsidP="00AF720F">
            <w:r w:rsidRPr="00311AEE">
              <w:t>TCP/IP, UDP,PROPRIETARY</w:t>
            </w:r>
          </w:p>
        </w:tc>
      </w:tr>
      <w:tr w:rsidR="003915BE" w:rsidRPr="00311AEE" w14:paraId="2B7A823B" w14:textId="77777777" w:rsidTr="00D03CB5">
        <w:trPr>
          <w:trHeight w:val="300"/>
        </w:trPr>
        <w:tc>
          <w:tcPr>
            <w:tcW w:w="1280" w:type="dxa"/>
            <w:noWrap/>
            <w:hideMark/>
          </w:tcPr>
          <w:p w14:paraId="0A1C7DB8" w14:textId="77777777" w:rsidR="00B75CEE" w:rsidRPr="00311AEE" w:rsidRDefault="00B75CEE" w:rsidP="00AF720F">
            <w:r w:rsidRPr="00311AEE">
              <w:t>Application Transport Protocol Type</w:t>
            </w:r>
          </w:p>
        </w:tc>
        <w:tc>
          <w:tcPr>
            <w:tcW w:w="1145" w:type="dxa"/>
            <w:noWrap/>
            <w:hideMark/>
          </w:tcPr>
          <w:p w14:paraId="020FC008" w14:textId="77777777" w:rsidR="00B75CEE" w:rsidRPr="00311AEE" w:rsidRDefault="00B75CEE" w:rsidP="00AF720F">
            <w:r w:rsidRPr="00311AEE">
              <w:t>N</w:t>
            </w:r>
          </w:p>
        </w:tc>
        <w:tc>
          <w:tcPr>
            <w:tcW w:w="1506" w:type="dxa"/>
            <w:noWrap/>
            <w:hideMark/>
          </w:tcPr>
          <w:p w14:paraId="3146B19F" w14:textId="77777777" w:rsidR="00B75CEE" w:rsidRPr="00311AEE" w:rsidRDefault="00B75CEE" w:rsidP="00AF720F">
            <w:r w:rsidRPr="00311AEE">
              <w:t>Type of protocol used for connectivity implementation of data transmission.</w:t>
            </w:r>
          </w:p>
        </w:tc>
        <w:tc>
          <w:tcPr>
            <w:tcW w:w="1471" w:type="dxa"/>
            <w:noWrap/>
            <w:hideMark/>
          </w:tcPr>
          <w:p w14:paraId="0018FBE2" w14:textId="77777777" w:rsidR="00B75CEE" w:rsidRPr="00311AEE" w:rsidRDefault="00B75CEE" w:rsidP="00AF720F">
            <w:r w:rsidRPr="00311AEE">
              <w:t>category</w:t>
            </w:r>
          </w:p>
        </w:tc>
        <w:tc>
          <w:tcPr>
            <w:tcW w:w="3617" w:type="dxa"/>
            <w:noWrap/>
            <w:hideMark/>
          </w:tcPr>
          <w:p w14:paraId="5983AC6C" w14:textId="77777777" w:rsidR="00B75CEE" w:rsidRPr="00311AEE" w:rsidRDefault="00B75CEE" w:rsidP="00AF720F">
            <w:r w:rsidRPr="00311AEE">
              <w:t>HTTP,HTTPS,SMTP,JMS,SSH,PROPRIETARY</w:t>
            </w:r>
          </w:p>
        </w:tc>
      </w:tr>
      <w:tr w:rsidR="003915BE" w:rsidRPr="00311AEE" w14:paraId="71678234" w14:textId="77777777" w:rsidTr="00D03CB5">
        <w:trPr>
          <w:trHeight w:val="300"/>
        </w:trPr>
        <w:tc>
          <w:tcPr>
            <w:tcW w:w="1280" w:type="dxa"/>
            <w:noWrap/>
            <w:hideMark/>
          </w:tcPr>
          <w:p w14:paraId="15E2CE21" w14:textId="77777777" w:rsidR="00B75CEE" w:rsidRPr="00311AEE" w:rsidRDefault="00B75CEE" w:rsidP="00AF720F">
            <w:r w:rsidRPr="00311AEE">
              <w:t>Application Layer Access Type</w:t>
            </w:r>
          </w:p>
        </w:tc>
        <w:tc>
          <w:tcPr>
            <w:tcW w:w="1145" w:type="dxa"/>
            <w:noWrap/>
            <w:hideMark/>
          </w:tcPr>
          <w:p w14:paraId="390A8069" w14:textId="77777777" w:rsidR="00B75CEE" w:rsidRPr="00311AEE" w:rsidRDefault="00B75CEE" w:rsidP="00AF720F">
            <w:r w:rsidRPr="00311AEE">
              <w:t>N</w:t>
            </w:r>
          </w:p>
        </w:tc>
        <w:tc>
          <w:tcPr>
            <w:tcW w:w="1506" w:type="dxa"/>
            <w:noWrap/>
            <w:hideMark/>
          </w:tcPr>
          <w:p w14:paraId="62ED0D5D" w14:textId="77777777" w:rsidR="00B75CEE" w:rsidRPr="00311AEE" w:rsidRDefault="00B75CEE" w:rsidP="00AF720F">
            <w:r w:rsidRPr="00311AEE">
              <w:t>Access method to the data stored from the sensor.</w:t>
            </w:r>
          </w:p>
        </w:tc>
        <w:tc>
          <w:tcPr>
            <w:tcW w:w="1471" w:type="dxa"/>
            <w:noWrap/>
            <w:hideMark/>
          </w:tcPr>
          <w:p w14:paraId="3B26A518" w14:textId="77777777" w:rsidR="00B75CEE" w:rsidRPr="00311AEE" w:rsidRDefault="00B75CEE" w:rsidP="00AF720F">
            <w:r w:rsidRPr="00311AEE">
              <w:t>category</w:t>
            </w:r>
          </w:p>
        </w:tc>
        <w:tc>
          <w:tcPr>
            <w:tcW w:w="3617" w:type="dxa"/>
            <w:noWrap/>
            <w:hideMark/>
          </w:tcPr>
          <w:p w14:paraId="54984A4E" w14:textId="77777777" w:rsidR="00B75CEE" w:rsidRPr="00311AEE" w:rsidRDefault="00B75CEE" w:rsidP="00AF720F">
            <w:r w:rsidRPr="00311AEE">
              <w:t>API-REST,API-SOAP,JDBC, SQL</w:t>
            </w:r>
          </w:p>
        </w:tc>
      </w:tr>
      <w:tr w:rsidR="003915BE" w:rsidRPr="00311AEE" w14:paraId="0C93A9D6" w14:textId="77777777" w:rsidTr="00D03CB5">
        <w:trPr>
          <w:trHeight w:val="300"/>
        </w:trPr>
        <w:tc>
          <w:tcPr>
            <w:tcW w:w="1280" w:type="dxa"/>
            <w:noWrap/>
            <w:hideMark/>
          </w:tcPr>
          <w:p w14:paraId="2AFAE600" w14:textId="77777777" w:rsidR="00B75CEE" w:rsidRPr="00311AEE" w:rsidRDefault="00B75CEE" w:rsidP="00AF720F">
            <w:r w:rsidRPr="00311AEE">
              <w:t>Transmission Payload Format</w:t>
            </w:r>
          </w:p>
        </w:tc>
        <w:tc>
          <w:tcPr>
            <w:tcW w:w="1145" w:type="dxa"/>
            <w:noWrap/>
            <w:hideMark/>
          </w:tcPr>
          <w:p w14:paraId="7656510F" w14:textId="77777777" w:rsidR="00B75CEE" w:rsidRPr="00311AEE" w:rsidRDefault="00B75CEE" w:rsidP="00AF720F">
            <w:r w:rsidRPr="00311AEE">
              <w:t>N</w:t>
            </w:r>
          </w:p>
        </w:tc>
        <w:tc>
          <w:tcPr>
            <w:tcW w:w="1506" w:type="dxa"/>
            <w:noWrap/>
            <w:hideMark/>
          </w:tcPr>
          <w:p w14:paraId="68709C17" w14:textId="77777777" w:rsidR="00B75CEE" w:rsidRPr="00311AEE" w:rsidRDefault="00B75CEE" w:rsidP="00AF720F">
            <w:r w:rsidRPr="00311AEE">
              <w:t>Type of message used for data transmission.</w:t>
            </w:r>
          </w:p>
        </w:tc>
        <w:tc>
          <w:tcPr>
            <w:tcW w:w="1471" w:type="dxa"/>
            <w:noWrap/>
            <w:hideMark/>
          </w:tcPr>
          <w:p w14:paraId="43211112" w14:textId="77777777" w:rsidR="00B75CEE" w:rsidRPr="00311AEE" w:rsidRDefault="00B75CEE" w:rsidP="00AF720F">
            <w:r w:rsidRPr="00311AEE">
              <w:t>category</w:t>
            </w:r>
          </w:p>
        </w:tc>
        <w:tc>
          <w:tcPr>
            <w:tcW w:w="3617" w:type="dxa"/>
            <w:noWrap/>
            <w:hideMark/>
          </w:tcPr>
          <w:p w14:paraId="6698BCE6" w14:textId="77777777" w:rsidR="00B75CEE" w:rsidRPr="00311AEE" w:rsidRDefault="00B75CEE" w:rsidP="00AF720F">
            <w:r w:rsidRPr="00311AEE">
              <w:t>csv, xml, json,  binary</w:t>
            </w:r>
          </w:p>
        </w:tc>
      </w:tr>
      <w:tr w:rsidR="003915BE" w:rsidRPr="00311AEE" w14:paraId="670D27D3" w14:textId="77777777" w:rsidTr="00D03CB5">
        <w:trPr>
          <w:trHeight w:val="300"/>
        </w:trPr>
        <w:tc>
          <w:tcPr>
            <w:tcW w:w="1280" w:type="dxa"/>
            <w:noWrap/>
            <w:hideMark/>
          </w:tcPr>
          <w:p w14:paraId="17E727E6" w14:textId="77777777" w:rsidR="00B75CEE" w:rsidRPr="00311AEE" w:rsidRDefault="00B75CEE" w:rsidP="00AF720F">
            <w:r w:rsidRPr="00311AEE">
              <w:t>Transmission Frequency</w:t>
            </w:r>
          </w:p>
        </w:tc>
        <w:tc>
          <w:tcPr>
            <w:tcW w:w="1145" w:type="dxa"/>
            <w:noWrap/>
            <w:hideMark/>
          </w:tcPr>
          <w:p w14:paraId="19F25C07" w14:textId="77777777" w:rsidR="00B75CEE" w:rsidRPr="00311AEE" w:rsidRDefault="00B75CEE" w:rsidP="00AF720F">
            <w:r w:rsidRPr="00311AEE">
              <w:t>N</w:t>
            </w:r>
          </w:p>
        </w:tc>
        <w:tc>
          <w:tcPr>
            <w:tcW w:w="1506" w:type="dxa"/>
            <w:noWrap/>
            <w:hideMark/>
          </w:tcPr>
          <w:p w14:paraId="01C1383C" w14:textId="77777777" w:rsidR="00B75CEE" w:rsidRPr="00311AEE" w:rsidRDefault="00B75CEE" w:rsidP="00AF720F">
            <w:r w:rsidRPr="00311AEE">
              <w:t>Frequency of data transmission.</w:t>
            </w:r>
          </w:p>
        </w:tc>
        <w:tc>
          <w:tcPr>
            <w:tcW w:w="1471" w:type="dxa"/>
            <w:noWrap/>
            <w:hideMark/>
          </w:tcPr>
          <w:p w14:paraId="6C971868" w14:textId="77777777" w:rsidR="00B75CEE" w:rsidRPr="00311AEE" w:rsidRDefault="00B75CEE" w:rsidP="00AF720F">
            <w:r w:rsidRPr="00311AEE">
              <w:t>string</w:t>
            </w:r>
          </w:p>
        </w:tc>
        <w:tc>
          <w:tcPr>
            <w:tcW w:w="3617" w:type="dxa"/>
            <w:noWrap/>
            <w:hideMark/>
          </w:tcPr>
          <w:p w14:paraId="7B9039FA" w14:textId="77777777" w:rsidR="00B75CEE" w:rsidRPr="00311AEE" w:rsidRDefault="00B75CEE" w:rsidP="00AF720F">
            <w:r w:rsidRPr="00311AEE">
              <w:t>real time, twice a day, every 30 minutes</w:t>
            </w:r>
          </w:p>
        </w:tc>
      </w:tr>
      <w:tr w:rsidR="003915BE" w:rsidRPr="00311AEE" w14:paraId="79740F7E" w14:textId="77777777" w:rsidTr="00D03CB5">
        <w:trPr>
          <w:trHeight w:val="300"/>
        </w:trPr>
        <w:tc>
          <w:tcPr>
            <w:tcW w:w="1280" w:type="dxa"/>
            <w:noWrap/>
            <w:hideMark/>
          </w:tcPr>
          <w:p w14:paraId="7EBDBB2A" w14:textId="77777777" w:rsidR="00B75CEE" w:rsidRPr="00311AEE" w:rsidRDefault="00B75CEE" w:rsidP="00AF720F">
            <w:r w:rsidRPr="00311AEE">
              <w:t xml:space="preserve">Transmission </w:t>
            </w:r>
            <w:r w:rsidRPr="00311AEE">
              <w:lastRenderedPageBreak/>
              <w:t>Reference Time</w:t>
            </w:r>
          </w:p>
        </w:tc>
        <w:tc>
          <w:tcPr>
            <w:tcW w:w="1145" w:type="dxa"/>
            <w:noWrap/>
            <w:hideMark/>
          </w:tcPr>
          <w:p w14:paraId="4FC24194" w14:textId="77777777" w:rsidR="00B75CEE" w:rsidRPr="00311AEE" w:rsidRDefault="00B75CEE" w:rsidP="00AF720F">
            <w:r w:rsidRPr="00311AEE">
              <w:lastRenderedPageBreak/>
              <w:t>N</w:t>
            </w:r>
          </w:p>
        </w:tc>
        <w:tc>
          <w:tcPr>
            <w:tcW w:w="1506" w:type="dxa"/>
            <w:noWrap/>
            <w:hideMark/>
          </w:tcPr>
          <w:p w14:paraId="6A5AA667" w14:textId="77777777" w:rsidR="00B75CEE" w:rsidRPr="00311AEE" w:rsidRDefault="00B75CEE" w:rsidP="00AF720F">
            <w:r w:rsidRPr="00311AEE">
              <w:t>Reference time used.</w:t>
            </w:r>
          </w:p>
        </w:tc>
        <w:tc>
          <w:tcPr>
            <w:tcW w:w="1471" w:type="dxa"/>
            <w:noWrap/>
            <w:hideMark/>
          </w:tcPr>
          <w:p w14:paraId="32AE9CE1" w14:textId="77777777" w:rsidR="00B75CEE" w:rsidRPr="00311AEE" w:rsidRDefault="00B75CEE" w:rsidP="00AF720F">
            <w:r w:rsidRPr="00311AEE">
              <w:t>category</w:t>
            </w:r>
          </w:p>
        </w:tc>
        <w:tc>
          <w:tcPr>
            <w:tcW w:w="3617" w:type="dxa"/>
            <w:noWrap/>
            <w:hideMark/>
          </w:tcPr>
          <w:p w14:paraId="6FC526F2" w14:textId="77777777" w:rsidR="00B75CEE" w:rsidRPr="00311AEE" w:rsidRDefault="00B75CEE" w:rsidP="00AF720F">
            <w:r w:rsidRPr="00311AEE">
              <w:t>Greenwich Mean Time (GMT)</w:t>
            </w:r>
          </w:p>
        </w:tc>
      </w:tr>
      <w:tr w:rsidR="003915BE" w:rsidRPr="00311AEE" w14:paraId="5E8E0F57" w14:textId="77777777" w:rsidTr="00D03CB5">
        <w:trPr>
          <w:trHeight w:val="300"/>
        </w:trPr>
        <w:tc>
          <w:tcPr>
            <w:tcW w:w="1280" w:type="dxa"/>
            <w:noWrap/>
            <w:hideMark/>
          </w:tcPr>
          <w:p w14:paraId="74833F18" w14:textId="77777777" w:rsidR="00B75CEE" w:rsidRPr="00311AEE" w:rsidRDefault="00B75CEE" w:rsidP="00AF720F">
            <w:r w:rsidRPr="00311AEE">
              <w:t>Transmission Time</w:t>
            </w:r>
          </w:p>
        </w:tc>
        <w:tc>
          <w:tcPr>
            <w:tcW w:w="1145" w:type="dxa"/>
            <w:noWrap/>
            <w:hideMark/>
          </w:tcPr>
          <w:p w14:paraId="6A187254" w14:textId="77777777" w:rsidR="00B75CEE" w:rsidRPr="00311AEE" w:rsidRDefault="00B75CEE" w:rsidP="00AF720F">
            <w:r w:rsidRPr="00311AEE">
              <w:t>N</w:t>
            </w:r>
          </w:p>
        </w:tc>
        <w:tc>
          <w:tcPr>
            <w:tcW w:w="1506" w:type="dxa"/>
            <w:noWrap/>
            <w:hideMark/>
          </w:tcPr>
          <w:p w14:paraId="46E6EF09" w14:textId="77777777" w:rsidR="00B75CEE" w:rsidRPr="00311AEE" w:rsidRDefault="00B75CEE" w:rsidP="00AF720F">
            <w:r w:rsidRPr="00311AEE">
              <w:t>Time duration of the data transmission.</w:t>
            </w:r>
          </w:p>
        </w:tc>
        <w:tc>
          <w:tcPr>
            <w:tcW w:w="1471" w:type="dxa"/>
            <w:noWrap/>
            <w:hideMark/>
          </w:tcPr>
          <w:p w14:paraId="246D030A" w14:textId="77777777" w:rsidR="00B75CEE" w:rsidRPr="00311AEE" w:rsidRDefault="00B75CEE" w:rsidP="00AF720F">
            <w:r w:rsidRPr="00311AEE">
              <w:t>value and unit</w:t>
            </w:r>
          </w:p>
        </w:tc>
        <w:tc>
          <w:tcPr>
            <w:tcW w:w="3617" w:type="dxa"/>
            <w:noWrap/>
            <w:hideMark/>
          </w:tcPr>
          <w:p w14:paraId="051A5726" w14:textId="77777777" w:rsidR="00B75CEE" w:rsidRPr="00311AEE" w:rsidRDefault="00B75CEE" w:rsidP="00AF720F">
            <w:r w:rsidRPr="00311AEE">
              <w:t>12 hours</w:t>
            </w:r>
          </w:p>
        </w:tc>
      </w:tr>
      <w:tr w:rsidR="003915BE" w:rsidRPr="00311AEE" w14:paraId="709E6E52" w14:textId="77777777" w:rsidTr="00D03CB5">
        <w:trPr>
          <w:trHeight w:val="300"/>
        </w:trPr>
        <w:tc>
          <w:tcPr>
            <w:tcW w:w="1280" w:type="dxa"/>
            <w:noWrap/>
            <w:hideMark/>
          </w:tcPr>
          <w:p w14:paraId="0AEF61D6" w14:textId="77777777" w:rsidR="00B75CEE" w:rsidRPr="00311AEE" w:rsidRDefault="00B75CEE" w:rsidP="00AF720F">
            <w:r w:rsidRPr="00311AEE">
              <w:t>Data Storage Type</w:t>
            </w:r>
          </w:p>
        </w:tc>
        <w:tc>
          <w:tcPr>
            <w:tcW w:w="1145" w:type="dxa"/>
            <w:noWrap/>
            <w:hideMark/>
          </w:tcPr>
          <w:p w14:paraId="1C89116E" w14:textId="77777777" w:rsidR="00B75CEE" w:rsidRPr="00311AEE" w:rsidRDefault="00B75CEE" w:rsidP="00AF720F">
            <w:r w:rsidRPr="00311AEE">
              <w:t>N</w:t>
            </w:r>
          </w:p>
        </w:tc>
        <w:tc>
          <w:tcPr>
            <w:tcW w:w="1506" w:type="dxa"/>
            <w:noWrap/>
            <w:hideMark/>
          </w:tcPr>
          <w:p w14:paraId="516E75C3" w14:textId="77777777" w:rsidR="00B75CEE" w:rsidRPr="00311AEE" w:rsidRDefault="00B75CEE" w:rsidP="00AF720F">
            <w:r w:rsidRPr="00311AEE">
              <w:t>Category of physical data storage mechanism.</w:t>
            </w:r>
          </w:p>
        </w:tc>
        <w:tc>
          <w:tcPr>
            <w:tcW w:w="1471" w:type="dxa"/>
            <w:noWrap/>
            <w:hideMark/>
          </w:tcPr>
          <w:p w14:paraId="15A89AA6" w14:textId="77777777" w:rsidR="00B75CEE" w:rsidRPr="00311AEE" w:rsidRDefault="00B75CEE" w:rsidP="00AF720F">
            <w:r w:rsidRPr="00311AEE">
              <w:t>category</w:t>
            </w:r>
          </w:p>
        </w:tc>
        <w:tc>
          <w:tcPr>
            <w:tcW w:w="3617" w:type="dxa"/>
            <w:noWrap/>
            <w:hideMark/>
          </w:tcPr>
          <w:p w14:paraId="00419FDC" w14:textId="77777777" w:rsidR="00B75CEE" w:rsidRPr="00311AEE" w:rsidRDefault="00B75CEE" w:rsidP="00AF720F">
            <w:r w:rsidRPr="00311AEE">
              <w:t>cloud storage, data warehouse, direct broadcast station,  localhost</w:t>
            </w:r>
          </w:p>
        </w:tc>
      </w:tr>
      <w:tr w:rsidR="003915BE" w:rsidRPr="00311AEE" w14:paraId="0C2A4E6C" w14:textId="77777777" w:rsidTr="00D03CB5">
        <w:trPr>
          <w:trHeight w:val="300"/>
        </w:trPr>
        <w:tc>
          <w:tcPr>
            <w:tcW w:w="1280" w:type="dxa"/>
            <w:noWrap/>
            <w:hideMark/>
          </w:tcPr>
          <w:p w14:paraId="08FB30DC" w14:textId="77777777" w:rsidR="00B75CEE" w:rsidRPr="00311AEE" w:rsidRDefault="00B75CEE" w:rsidP="00AF720F">
            <w:r w:rsidRPr="00311AEE">
              <w:t>Data Storage Host</w:t>
            </w:r>
          </w:p>
        </w:tc>
        <w:tc>
          <w:tcPr>
            <w:tcW w:w="1145" w:type="dxa"/>
            <w:noWrap/>
            <w:hideMark/>
          </w:tcPr>
          <w:p w14:paraId="278E2D88" w14:textId="77777777" w:rsidR="00B75CEE" w:rsidRPr="00311AEE" w:rsidRDefault="00B75CEE" w:rsidP="00AF720F">
            <w:r w:rsidRPr="00311AEE">
              <w:t>N</w:t>
            </w:r>
          </w:p>
        </w:tc>
        <w:tc>
          <w:tcPr>
            <w:tcW w:w="1506" w:type="dxa"/>
            <w:noWrap/>
            <w:hideMark/>
          </w:tcPr>
          <w:p w14:paraId="14758A6F" w14:textId="77777777" w:rsidR="00B75CEE" w:rsidRPr="00311AEE" w:rsidRDefault="00B75CEE" w:rsidP="00AF720F">
            <w:r w:rsidRPr="00311AEE">
              <w:t>Description of the hostname and location of the data storage.</w:t>
            </w:r>
          </w:p>
        </w:tc>
        <w:tc>
          <w:tcPr>
            <w:tcW w:w="1471" w:type="dxa"/>
            <w:noWrap/>
            <w:hideMark/>
          </w:tcPr>
          <w:p w14:paraId="7C4C777F" w14:textId="77777777" w:rsidR="00B75CEE" w:rsidRPr="00311AEE" w:rsidRDefault="00B75CEE" w:rsidP="00AF720F">
            <w:r w:rsidRPr="00311AEE">
              <w:t>string</w:t>
            </w:r>
          </w:p>
        </w:tc>
        <w:tc>
          <w:tcPr>
            <w:tcW w:w="3617" w:type="dxa"/>
            <w:noWrap/>
            <w:hideMark/>
          </w:tcPr>
          <w:p w14:paraId="1C9145AA" w14:textId="77777777" w:rsidR="00B75CEE" w:rsidRPr="00311AEE" w:rsidRDefault="00B75CEE" w:rsidP="00AF720F">
            <w:r w:rsidRPr="00311AEE">
              <w:t>data.proxyhost.somewhere.com, 127.0.0.1</w:t>
            </w:r>
          </w:p>
        </w:tc>
      </w:tr>
      <w:tr w:rsidR="003915BE" w:rsidRPr="00311AEE" w14:paraId="2D34DD57" w14:textId="77777777" w:rsidTr="00D03CB5">
        <w:trPr>
          <w:trHeight w:val="300"/>
        </w:trPr>
        <w:tc>
          <w:tcPr>
            <w:tcW w:w="1280" w:type="dxa"/>
            <w:noWrap/>
            <w:hideMark/>
          </w:tcPr>
          <w:p w14:paraId="4E0F3989" w14:textId="77777777" w:rsidR="00B75CEE" w:rsidRPr="00311AEE" w:rsidRDefault="00B75CEE" w:rsidP="00AF720F">
            <w:r w:rsidRPr="00311AEE">
              <w:t>Built-in Memory</w:t>
            </w:r>
          </w:p>
        </w:tc>
        <w:tc>
          <w:tcPr>
            <w:tcW w:w="1145" w:type="dxa"/>
            <w:noWrap/>
            <w:hideMark/>
          </w:tcPr>
          <w:p w14:paraId="391F0E5E" w14:textId="77777777" w:rsidR="00B75CEE" w:rsidRPr="00311AEE" w:rsidRDefault="00B75CEE" w:rsidP="00AF720F">
            <w:r w:rsidRPr="00311AEE">
              <w:t>N</w:t>
            </w:r>
          </w:p>
        </w:tc>
        <w:tc>
          <w:tcPr>
            <w:tcW w:w="1506" w:type="dxa"/>
            <w:noWrap/>
            <w:hideMark/>
          </w:tcPr>
          <w:p w14:paraId="7776FE91" w14:textId="77777777" w:rsidR="00B75CEE" w:rsidRPr="00311AEE" w:rsidRDefault="00B75CEE" w:rsidP="00AF720F">
            <w:r w:rsidRPr="00311AEE">
              <w:t>Does the instrument have built in memory or not.</w:t>
            </w:r>
          </w:p>
        </w:tc>
        <w:tc>
          <w:tcPr>
            <w:tcW w:w="1471" w:type="dxa"/>
            <w:noWrap/>
            <w:hideMark/>
          </w:tcPr>
          <w:p w14:paraId="2B10F963" w14:textId="77777777" w:rsidR="00B75CEE" w:rsidRPr="00311AEE" w:rsidRDefault="00B75CEE" w:rsidP="00AF720F">
            <w:r w:rsidRPr="00311AEE">
              <w:t>Yes, No</w:t>
            </w:r>
          </w:p>
        </w:tc>
        <w:tc>
          <w:tcPr>
            <w:tcW w:w="3617" w:type="dxa"/>
            <w:noWrap/>
            <w:hideMark/>
          </w:tcPr>
          <w:p w14:paraId="453C166B" w14:textId="77777777" w:rsidR="00B75CEE" w:rsidRPr="00311AEE" w:rsidRDefault="00B75CEE" w:rsidP="00AF720F">
            <w:r w:rsidRPr="00311AEE">
              <w:t>Yes</w:t>
            </w:r>
          </w:p>
        </w:tc>
      </w:tr>
      <w:tr w:rsidR="003915BE" w:rsidRPr="00311AEE" w14:paraId="30791312" w14:textId="77777777" w:rsidTr="00D03CB5">
        <w:trPr>
          <w:trHeight w:val="300"/>
        </w:trPr>
        <w:tc>
          <w:tcPr>
            <w:tcW w:w="1280" w:type="dxa"/>
            <w:noWrap/>
            <w:hideMark/>
          </w:tcPr>
          <w:p w14:paraId="601C1D9B" w14:textId="77777777" w:rsidR="00B75CEE" w:rsidRPr="00311AEE" w:rsidRDefault="00B75CEE" w:rsidP="00AF720F">
            <w:r w:rsidRPr="00311AEE">
              <w:t>Built-in Memory Type</w:t>
            </w:r>
          </w:p>
        </w:tc>
        <w:tc>
          <w:tcPr>
            <w:tcW w:w="1145" w:type="dxa"/>
            <w:noWrap/>
            <w:hideMark/>
          </w:tcPr>
          <w:p w14:paraId="31A8BCB2" w14:textId="77777777" w:rsidR="00B75CEE" w:rsidRPr="00311AEE" w:rsidRDefault="00B75CEE" w:rsidP="00AF720F">
            <w:r w:rsidRPr="00311AEE">
              <w:t>N</w:t>
            </w:r>
          </w:p>
        </w:tc>
        <w:tc>
          <w:tcPr>
            <w:tcW w:w="1506" w:type="dxa"/>
            <w:noWrap/>
            <w:hideMark/>
          </w:tcPr>
          <w:p w14:paraId="315BB608" w14:textId="13AF0922" w:rsidR="00B75CEE" w:rsidRPr="00311AEE" w:rsidRDefault="00420BE7" w:rsidP="00420BE7">
            <w:r>
              <w:t>The</w:t>
            </w:r>
            <w:r w:rsidR="00B75CEE" w:rsidRPr="00311AEE">
              <w:t xml:space="preserve"> kind of memory the instrument use</w:t>
            </w:r>
            <w:r>
              <w:t>s</w:t>
            </w:r>
            <w:r w:rsidR="00B75CEE" w:rsidRPr="00311AEE">
              <w:t xml:space="preserve"> for the built-in memory.</w:t>
            </w:r>
          </w:p>
        </w:tc>
        <w:tc>
          <w:tcPr>
            <w:tcW w:w="1471" w:type="dxa"/>
            <w:noWrap/>
            <w:hideMark/>
          </w:tcPr>
          <w:p w14:paraId="266321AE" w14:textId="77777777" w:rsidR="00B75CEE" w:rsidRPr="00311AEE" w:rsidRDefault="00B75CEE" w:rsidP="00AF720F">
            <w:r w:rsidRPr="00311AEE">
              <w:t>category</w:t>
            </w:r>
          </w:p>
        </w:tc>
        <w:tc>
          <w:tcPr>
            <w:tcW w:w="3617" w:type="dxa"/>
            <w:noWrap/>
            <w:hideMark/>
          </w:tcPr>
          <w:p w14:paraId="440FE2B5" w14:textId="77777777" w:rsidR="00B75CEE" w:rsidRPr="00311AEE" w:rsidRDefault="00B75CEE" w:rsidP="00AF720F">
            <w:r w:rsidRPr="00311AEE">
              <w:t>volatile, non-volatile</w:t>
            </w:r>
          </w:p>
        </w:tc>
      </w:tr>
      <w:tr w:rsidR="003915BE" w:rsidRPr="00311AEE" w14:paraId="37F83102" w14:textId="77777777" w:rsidTr="00D03CB5">
        <w:trPr>
          <w:trHeight w:val="300"/>
        </w:trPr>
        <w:tc>
          <w:tcPr>
            <w:tcW w:w="1280" w:type="dxa"/>
            <w:noWrap/>
            <w:hideMark/>
          </w:tcPr>
          <w:p w14:paraId="2FDD60CC" w14:textId="77777777" w:rsidR="00B75CEE" w:rsidRPr="00311AEE" w:rsidRDefault="00B75CEE" w:rsidP="00AF720F">
            <w:r w:rsidRPr="00311AEE">
              <w:t>Capacity of the Memory</w:t>
            </w:r>
          </w:p>
        </w:tc>
        <w:tc>
          <w:tcPr>
            <w:tcW w:w="1145" w:type="dxa"/>
            <w:noWrap/>
            <w:hideMark/>
          </w:tcPr>
          <w:p w14:paraId="5AD741FB" w14:textId="77777777" w:rsidR="00B75CEE" w:rsidRPr="00311AEE" w:rsidRDefault="00B75CEE" w:rsidP="00AF720F">
            <w:r w:rsidRPr="00311AEE">
              <w:t>N</w:t>
            </w:r>
          </w:p>
        </w:tc>
        <w:tc>
          <w:tcPr>
            <w:tcW w:w="1506" w:type="dxa"/>
            <w:noWrap/>
            <w:hideMark/>
          </w:tcPr>
          <w:p w14:paraId="0F0B2C27" w14:textId="77777777" w:rsidR="00B75CEE" w:rsidRPr="00311AEE" w:rsidRDefault="00B75CEE" w:rsidP="00AF720F">
            <w:r w:rsidRPr="00311AEE">
              <w:t>The storage space of the built-in memory.</w:t>
            </w:r>
          </w:p>
        </w:tc>
        <w:tc>
          <w:tcPr>
            <w:tcW w:w="1471" w:type="dxa"/>
            <w:noWrap/>
            <w:hideMark/>
          </w:tcPr>
          <w:p w14:paraId="3AA99236" w14:textId="77777777" w:rsidR="00B75CEE" w:rsidRPr="00311AEE" w:rsidRDefault="00B75CEE" w:rsidP="00AF720F">
            <w:r w:rsidRPr="00311AEE">
              <w:t>Value and unit</w:t>
            </w:r>
          </w:p>
        </w:tc>
        <w:tc>
          <w:tcPr>
            <w:tcW w:w="3617" w:type="dxa"/>
            <w:noWrap/>
            <w:hideMark/>
          </w:tcPr>
          <w:p w14:paraId="165AE462" w14:textId="77777777" w:rsidR="00B75CEE" w:rsidRPr="00311AEE" w:rsidRDefault="00B75CEE" w:rsidP="00AF720F">
            <w:r w:rsidRPr="00311AEE">
              <w:t>12MB</w:t>
            </w:r>
          </w:p>
        </w:tc>
      </w:tr>
      <w:tr w:rsidR="003915BE" w:rsidRPr="00311AEE" w14:paraId="6BA3DCAF" w14:textId="77777777" w:rsidTr="00D03CB5">
        <w:trPr>
          <w:trHeight w:val="300"/>
        </w:trPr>
        <w:tc>
          <w:tcPr>
            <w:tcW w:w="1280" w:type="dxa"/>
            <w:noWrap/>
            <w:hideMark/>
          </w:tcPr>
          <w:p w14:paraId="477CF66A" w14:textId="77777777" w:rsidR="00B75CEE" w:rsidRPr="00311AEE" w:rsidRDefault="00B75CEE" w:rsidP="00AF720F">
            <w:r w:rsidRPr="00311AEE">
              <w:t>Data Retention</w:t>
            </w:r>
          </w:p>
        </w:tc>
        <w:tc>
          <w:tcPr>
            <w:tcW w:w="1145" w:type="dxa"/>
            <w:noWrap/>
            <w:hideMark/>
          </w:tcPr>
          <w:p w14:paraId="20060E6F" w14:textId="77777777" w:rsidR="00B75CEE" w:rsidRPr="00311AEE" w:rsidRDefault="00B75CEE" w:rsidP="00AF720F">
            <w:r w:rsidRPr="00311AEE">
              <w:t>N</w:t>
            </w:r>
          </w:p>
        </w:tc>
        <w:tc>
          <w:tcPr>
            <w:tcW w:w="1506" w:type="dxa"/>
            <w:noWrap/>
            <w:hideMark/>
          </w:tcPr>
          <w:p w14:paraId="23648E92" w14:textId="1D0D4E1F" w:rsidR="00B75CEE" w:rsidRPr="00311AEE" w:rsidRDefault="00420BE7" w:rsidP="00420BE7">
            <w:r>
              <w:t>The</w:t>
            </w:r>
            <w:r w:rsidR="00B75CEE" w:rsidRPr="00311AEE">
              <w:t xml:space="preserve"> action </w:t>
            </w:r>
            <w:r>
              <w:t xml:space="preserve">to be taken when </w:t>
            </w:r>
            <w:r w:rsidR="00B75CEE" w:rsidRPr="00311AEE">
              <w:t>out of memory.</w:t>
            </w:r>
          </w:p>
        </w:tc>
        <w:tc>
          <w:tcPr>
            <w:tcW w:w="1471" w:type="dxa"/>
            <w:noWrap/>
            <w:hideMark/>
          </w:tcPr>
          <w:p w14:paraId="63BE2D23" w14:textId="77777777" w:rsidR="00B75CEE" w:rsidRPr="00311AEE" w:rsidRDefault="00B75CEE" w:rsidP="00AF720F">
            <w:r w:rsidRPr="00311AEE">
              <w:t>category/String</w:t>
            </w:r>
          </w:p>
        </w:tc>
        <w:tc>
          <w:tcPr>
            <w:tcW w:w="3617" w:type="dxa"/>
            <w:noWrap/>
            <w:hideMark/>
          </w:tcPr>
          <w:p w14:paraId="11D6771A" w14:textId="77777777" w:rsidR="00B75CEE" w:rsidRPr="00311AEE" w:rsidRDefault="00B75CEE" w:rsidP="00AF720F">
            <w:r w:rsidRPr="00311AEE">
              <w:t>overwriting oldest data</w:t>
            </w:r>
          </w:p>
        </w:tc>
      </w:tr>
    </w:tbl>
    <w:p w14:paraId="3ECAB9DC" w14:textId="77777777" w:rsidR="00AD4CCC" w:rsidRDefault="00AD4CCC">
      <w:pPr>
        <w:ind w:left="720"/>
      </w:pPr>
    </w:p>
    <w:p w14:paraId="0249141A" w14:textId="77777777" w:rsidR="00AD4CCC" w:rsidRDefault="009F3290" w:rsidP="00420BE7">
      <w:pPr>
        <w:numPr>
          <w:ilvl w:val="2"/>
          <w:numId w:val="10"/>
        </w:numPr>
        <w:ind w:left="540" w:firstLine="0"/>
        <w:contextualSpacing/>
      </w:pPr>
      <w:r>
        <w:t xml:space="preserve">Conventions </w:t>
      </w:r>
    </w:p>
    <w:p w14:paraId="4894E17E" w14:textId="071F6301" w:rsidR="00AD4CCC" w:rsidRDefault="009F3290" w:rsidP="00420BE7">
      <w:pPr>
        <w:numPr>
          <w:ilvl w:val="0"/>
          <w:numId w:val="9"/>
        </w:numPr>
        <w:ind w:left="720" w:hanging="180"/>
        <w:contextualSpacing/>
      </w:pPr>
      <w:r>
        <w:t>Each Instrument Data Transport will have a unique Data Transport ID.</w:t>
      </w:r>
    </w:p>
    <w:p w14:paraId="4D03ED50" w14:textId="77777777" w:rsidR="00AD4CCC" w:rsidRDefault="009F3290" w:rsidP="002470CA">
      <w:pPr>
        <w:pStyle w:val="Heading2"/>
        <w:numPr>
          <w:ilvl w:val="1"/>
          <w:numId w:val="10"/>
        </w:numPr>
        <w:ind w:left="360" w:firstLine="0"/>
        <w:jc w:val="both"/>
      </w:pPr>
      <w:bookmarkStart w:id="46" w:name="h.xficbo8cey1l" w:colFirst="0" w:colLast="0"/>
      <w:bookmarkStart w:id="47" w:name="_Toc465089038"/>
      <w:bookmarkEnd w:id="46"/>
      <w:r>
        <w:t>Organization</w:t>
      </w:r>
      <w:bookmarkEnd w:id="47"/>
    </w:p>
    <w:p w14:paraId="2AB3EB09" w14:textId="77777777" w:rsidR="00AD4CCC" w:rsidRDefault="009F3290" w:rsidP="002470CA">
      <w:pPr>
        <w:ind w:left="360"/>
        <w:jc w:val="both"/>
      </w:pPr>
      <w:r>
        <w:t>The Organization data element is a list of metadata elements used to describe an organization (i.e., owner, manufacturer, etc.) tied to the instrument.</w:t>
      </w:r>
    </w:p>
    <w:p w14:paraId="534C7676" w14:textId="77777777" w:rsidR="00AD4CCC" w:rsidRDefault="00AD4CCC"/>
    <w:p w14:paraId="5D525435" w14:textId="55DC6B54" w:rsidR="00FF4752" w:rsidRDefault="00FF4752" w:rsidP="00FF4752">
      <w:pPr>
        <w:pStyle w:val="Caption"/>
        <w:spacing w:after="0"/>
        <w:jc w:val="both"/>
      </w:pPr>
      <w:bookmarkStart w:id="48" w:name="_Toc465088947"/>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8</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Organization</w:t>
      </w:r>
      <w:r w:rsidRPr="000C1D6C">
        <w:rPr>
          <w:i w:val="0"/>
          <w:color w:val="auto"/>
          <w:sz w:val="22"/>
          <w:szCs w:val="22"/>
        </w:rPr>
        <w:t xml:space="preserve"> entity details.</w:t>
      </w:r>
      <w:bookmarkEnd w:id="48"/>
    </w:p>
    <w:tbl>
      <w:tblPr>
        <w:tblStyle w:val="TableGrid"/>
        <w:tblW w:w="0" w:type="auto"/>
        <w:tblLook w:val="04A0" w:firstRow="1" w:lastRow="0" w:firstColumn="1" w:lastColumn="0" w:noHBand="0" w:noVBand="1"/>
      </w:tblPr>
      <w:tblGrid>
        <w:gridCol w:w="1522"/>
        <w:gridCol w:w="1160"/>
        <w:gridCol w:w="2245"/>
        <w:gridCol w:w="1263"/>
        <w:gridCol w:w="2829"/>
      </w:tblGrid>
      <w:tr w:rsidR="00A0641E" w:rsidRPr="00311AEE" w14:paraId="268B77CF" w14:textId="77777777" w:rsidTr="00FF4752">
        <w:trPr>
          <w:trHeight w:val="315"/>
        </w:trPr>
        <w:tc>
          <w:tcPr>
            <w:tcW w:w="1530" w:type="dxa"/>
            <w:shd w:val="clear" w:color="auto" w:fill="F2F2F2" w:themeFill="background1" w:themeFillShade="F2"/>
            <w:noWrap/>
            <w:vAlign w:val="center"/>
            <w:hideMark/>
          </w:tcPr>
          <w:p w14:paraId="03A3044E" w14:textId="77777777" w:rsidR="00A0641E" w:rsidRPr="00311AEE" w:rsidRDefault="00A0641E" w:rsidP="002470CA">
            <w:pPr>
              <w:jc w:val="center"/>
              <w:rPr>
                <w:b/>
                <w:bCs/>
              </w:rPr>
            </w:pPr>
            <w:r w:rsidRPr="00311AEE">
              <w:rPr>
                <w:b/>
                <w:bCs/>
              </w:rPr>
              <w:t>Data Element</w:t>
            </w:r>
          </w:p>
        </w:tc>
        <w:tc>
          <w:tcPr>
            <w:tcW w:w="1165" w:type="dxa"/>
            <w:shd w:val="clear" w:color="auto" w:fill="F2F2F2" w:themeFill="background1" w:themeFillShade="F2"/>
            <w:noWrap/>
            <w:vAlign w:val="center"/>
            <w:hideMark/>
          </w:tcPr>
          <w:p w14:paraId="1FE8C7A1" w14:textId="77777777" w:rsidR="00A0641E" w:rsidRPr="00311AEE" w:rsidRDefault="00A0641E" w:rsidP="002470CA">
            <w:pPr>
              <w:jc w:val="center"/>
              <w:rPr>
                <w:b/>
                <w:bCs/>
              </w:rPr>
            </w:pPr>
            <w:r w:rsidRPr="00311AEE">
              <w:rPr>
                <w:b/>
                <w:bCs/>
              </w:rPr>
              <w:t>Required</w:t>
            </w:r>
          </w:p>
        </w:tc>
        <w:tc>
          <w:tcPr>
            <w:tcW w:w="2047" w:type="dxa"/>
            <w:shd w:val="clear" w:color="auto" w:fill="F2F2F2" w:themeFill="background1" w:themeFillShade="F2"/>
            <w:noWrap/>
            <w:vAlign w:val="center"/>
            <w:hideMark/>
          </w:tcPr>
          <w:p w14:paraId="403F342B" w14:textId="77777777" w:rsidR="00A0641E" w:rsidRPr="00311AEE" w:rsidRDefault="00A0641E" w:rsidP="002470CA">
            <w:pPr>
              <w:jc w:val="center"/>
              <w:rPr>
                <w:b/>
                <w:bCs/>
              </w:rPr>
            </w:pPr>
            <w:r w:rsidRPr="00311AEE">
              <w:rPr>
                <w:b/>
                <w:bCs/>
              </w:rPr>
              <w:t>Description</w:t>
            </w:r>
          </w:p>
        </w:tc>
        <w:tc>
          <w:tcPr>
            <w:tcW w:w="1205" w:type="dxa"/>
            <w:shd w:val="clear" w:color="auto" w:fill="F2F2F2" w:themeFill="background1" w:themeFillShade="F2"/>
            <w:noWrap/>
            <w:vAlign w:val="center"/>
            <w:hideMark/>
          </w:tcPr>
          <w:p w14:paraId="53C136CD" w14:textId="77777777" w:rsidR="00A0641E" w:rsidRPr="00311AEE" w:rsidRDefault="00A0641E" w:rsidP="002470CA">
            <w:pPr>
              <w:jc w:val="center"/>
              <w:rPr>
                <w:b/>
                <w:bCs/>
              </w:rPr>
            </w:pPr>
            <w:r w:rsidRPr="00311AEE">
              <w:rPr>
                <w:b/>
                <w:bCs/>
              </w:rPr>
              <w:t>Data Type</w:t>
            </w:r>
          </w:p>
        </w:tc>
        <w:tc>
          <w:tcPr>
            <w:tcW w:w="2683" w:type="dxa"/>
            <w:shd w:val="clear" w:color="auto" w:fill="F2F2F2" w:themeFill="background1" w:themeFillShade="F2"/>
            <w:noWrap/>
            <w:vAlign w:val="center"/>
            <w:hideMark/>
          </w:tcPr>
          <w:p w14:paraId="366046DE" w14:textId="77777777" w:rsidR="00A0641E" w:rsidRPr="00311AEE" w:rsidRDefault="00A0641E" w:rsidP="002470CA">
            <w:pPr>
              <w:jc w:val="center"/>
              <w:rPr>
                <w:b/>
                <w:bCs/>
              </w:rPr>
            </w:pPr>
            <w:r w:rsidRPr="00311AEE">
              <w:rPr>
                <w:b/>
                <w:bCs/>
              </w:rPr>
              <w:t>Example Values</w:t>
            </w:r>
          </w:p>
        </w:tc>
      </w:tr>
      <w:tr w:rsidR="00A0641E" w:rsidRPr="00311AEE" w14:paraId="382B25D3" w14:textId="77777777" w:rsidTr="00AF720F">
        <w:trPr>
          <w:trHeight w:val="315"/>
        </w:trPr>
        <w:tc>
          <w:tcPr>
            <w:tcW w:w="1530" w:type="dxa"/>
            <w:noWrap/>
            <w:hideMark/>
          </w:tcPr>
          <w:p w14:paraId="4F800CC6" w14:textId="77777777" w:rsidR="00A0641E" w:rsidRPr="00311AEE" w:rsidRDefault="00A0641E" w:rsidP="00AF720F">
            <w:r w:rsidRPr="00311AEE">
              <w:t>Organization Name</w:t>
            </w:r>
          </w:p>
        </w:tc>
        <w:tc>
          <w:tcPr>
            <w:tcW w:w="1165" w:type="dxa"/>
            <w:noWrap/>
            <w:hideMark/>
          </w:tcPr>
          <w:p w14:paraId="7E76FA31" w14:textId="77777777" w:rsidR="00A0641E" w:rsidRPr="00311AEE" w:rsidRDefault="00A0641E" w:rsidP="00AF720F">
            <w:r w:rsidRPr="00311AEE">
              <w:t>Y</w:t>
            </w:r>
          </w:p>
        </w:tc>
        <w:tc>
          <w:tcPr>
            <w:tcW w:w="2047" w:type="dxa"/>
            <w:noWrap/>
            <w:hideMark/>
          </w:tcPr>
          <w:p w14:paraId="35692A14" w14:textId="77777777" w:rsidR="00A0641E" w:rsidRPr="00311AEE" w:rsidRDefault="00A0641E" w:rsidP="00AF720F">
            <w:r w:rsidRPr="00311AEE">
              <w:t>A name representing the organization.</w:t>
            </w:r>
          </w:p>
        </w:tc>
        <w:tc>
          <w:tcPr>
            <w:tcW w:w="1205" w:type="dxa"/>
            <w:noWrap/>
            <w:hideMark/>
          </w:tcPr>
          <w:p w14:paraId="1E8019E8" w14:textId="77777777" w:rsidR="00A0641E" w:rsidRPr="00311AEE" w:rsidRDefault="00A0641E" w:rsidP="00AF720F">
            <w:r w:rsidRPr="00311AEE">
              <w:t>String</w:t>
            </w:r>
          </w:p>
        </w:tc>
        <w:tc>
          <w:tcPr>
            <w:tcW w:w="2683" w:type="dxa"/>
            <w:noWrap/>
            <w:hideMark/>
          </w:tcPr>
          <w:p w14:paraId="336EAE8D" w14:textId="77777777" w:rsidR="00A0641E" w:rsidRPr="00311AEE" w:rsidRDefault="00A0641E" w:rsidP="00AF720F">
            <w:r w:rsidRPr="00311AEE">
              <w:t>University of Utah, EPA</w:t>
            </w:r>
          </w:p>
        </w:tc>
      </w:tr>
      <w:tr w:rsidR="00A0641E" w:rsidRPr="00311AEE" w14:paraId="5F121B82" w14:textId="77777777" w:rsidTr="00AF720F">
        <w:trPr>
          <w:trHeight w:val="315"/>
        </w:trPr>
        <w:tc>
          <w:tcPr>
            <w:tcW w:w="1530" w:type="dxa"/>
            <w:noWrap/>
            <w:hideMark/>
          </w:tcPr>
          <w:p w14:paraId="6A56D7E2" w14:textId="77777777" w:rsidR="00A0641E" w:rsidRPr="00311AEE" w:rsidRDefault="00A0641E" w:rsidP="00AF720F">
            <w:r w:rsidRPr="00311AEE">
              <w:t>Organization ID</w:t>
            </w:r>
          </w:p>
        </w:tc>
        <w:tc>
          <w:tcPr>
            <w:tcW w:w="1165" w:type="dxa"/>
            <w:noWrap/>
            <w:hideMark/>
          </w:tcPr>
          <w:p w14:paraId="20A4D6D7" w14:textId="77777777" w:rsidR="00A0641E" w:rsidRPr="00311AEE" w:rsidRDefault="00A0641E" w:rsidP="00AF720F">
            <w:r w:rsidRPr="00311AEE">
              <w:t>Y</w:t>
            </w:r>
          </w:p>
        </w:tc>
        <w:tc>
          <w:tcPr>
            <w:tcW w:w="2047" w:type="dxa"/>
            <w:noWrap/>
            <w:hideMark/>
          </w:tcPr>
          <w:p w14:paraId="6ED2B27F" w14:textId="77777777" w:rsidR="00A0641E" w:rsidRPr="00311AEE" w:rsidRDefault="00A0641E" w:rsidP="00AF720F">
            <w:r w:rsidRPr="00311AEE">
              <w:t xml:space="preserve">An identifier generated by the system that identifies </w:t>
            </w:r>
            <w:r w:rsidRPr="00311AEE">
              <w:lastRenderedPageBreak/>
              <w:t>a unique organization in our database.</w:t>
            </w:r>
          </w:p>
        </w:tc>
        <w:tc>
          <w:tcPr>
            <w:tcW w:w="1205" w:type="dxa"/>
            <w:noWrap/>
            <w:hideMark/>
          </w:tcPr>
          <w:p w14:paraId="24169B6A" w14:textId="77777777" w:rsidR="00A0641E" w:rsidRPr="00311AEE" w:rsidRDefault="00A0641E" w:rsidP="00AF720F">
            <w:r w:rsidRPr="00311AEE">
              <w:lastRenderedPageBreak/>
              <w:t>String (Numerical)</w:t>
            </w:r>
          </w:p>
        </w:tc>
        <w:tc>
          <w:tcPr>
            <w:tcW w:w="2683" w:type="dxa"/>
            <w:noWrap/>
            <w:hideMark/>
          </w:tcPr>
          <w:p w14:paraId="1254ECEE" w14:textId="77777777" w:rsidR="00A0641E" w:rsidRPr="00311AEE" w:rsidRDefault="00A0641E" w:rsidP="00AF720F">
            <w:r w:rsidRPr="00311AEE">
              <w:t>12345</w:t>
            </w:r>
          </w:p>
        </w:tc>
      </w:tr>
      <w:tr w:rsidR="00A0641E" w:rsidRPr="00311AEE" w14:paraId="6A54BDD1" w14:textId="77777777" w:rsidTr="00AF720F">
        <w:trPr>
          <w:trHeight w:val="315"/>
        </w:trPr>
        <w:tc>
          <w:tcPr>
            <w:tcW w:w="1530" w:type="dxa"/>
            <w:noWrap/>
            <w:hideMark/>
          </w:tcPr>
          <w:p w14:paraId="54B63B24" w14:textId="77777777" w:rsidR="00A0641E" w:rsidRPr="00311AEE" w:rsidRDefault="00A0641E" w:rsidP="00AF720F">
            <w:r w:rsidRPr="00311AEE">
              <w:t>Type of Organization</w:t>
            </w:r>
          </w:p>
        </w:tc>
        <w:tc>
          <w:tcPr>
            <w:tcW w:w="1165" w:type="dxa"/>
            <w:noWrap/>
            <w:hideMark/>
          </w:tcPr>
          <w:p w14:paraId="6E07CA03" w14:textId="77777777" w:rsidR="00A0641E" w:rsidRPr="00311AEE" w:rsidRDefault="00A0641E" w:rsidP="00AF720F">
            <w:r w:rsidRPr="00311AEE">
              <w:t>N</w:t>
            </w:r>
          </w:p>
        </w:tc>
        <w:tc>
          <w:tcPr>
            <w:tcW w:w="2047" w:type="dxa"/>
            <w:noWrap/>
            <w:hideMark/>
          </w:tcPr>
          <w:p w14:paraId="3BDDD18C" w14:textId="77777777" w:rsidR="00A0641E" w:rsidRPr="00311AEE" w:rsidRDefault="00A0641E" w:rsidP="00AF720F">
            <w:r w:rsidRPr="00311AEE">
              <w:t xml:space="preserve">A representative category for which the organization belongs. </w:t>
            </w:r>
          </w:p>
        </w:tc>
        <w:tc>
          <w:tcPr>
            <w:tcW w:w="1205" w:type="dxa"/>
            <w:noWrap/>
            <w:hideMark/>
          </w:tcPr>
          <w:p w14:paraId="47BCB676" w14:textId="77777777" w:rsidR="00A0641E" w:rsidRPr="00311AEE" w:rsidRDefault="00A0641E" w:rsidP="00AF720F">
            <w:r w:rsidRPr="00311AEE">
              <w:t>Category</w:t>
            </w:r>
          </w:p>
        </w:tc>
        <w:tc>
          <w:tcPr>
            <w:tcW w:w="2683" w:type="dxa"/>
            <w:noWrap/>
            <w:hideMark/>
          </w:tcPr>
          <w:p w14:paraId="2DB09519" w14:textId="77777777" w:rsidR="00A0641E" w:rsidRPr="00311AEE" w:rsidRDefault="00A0641E" w:rsidP="00AF720F">
            <w:r w:rsidRPr="00311AEE">
              <w:t>Manufacturer, owner, research institute, government</w:t>
            </w:r>
          </w:p>
        </w:tc>
      </w:tr>
      <w:tr w:rsidR="00A0641E" w:rsidRPr="00311AEE" w14:paraId="0CFBF854" w14:textId="77777777" w:rsidTr="00AF720F">
        <w:trPr>
          <w:trHeight w:val="315"/>
        </w:trPr>
        <w:tc>
          <w:tcPr>
            <w:tcW w:w="1530" w:type="dxa"/>
            <w:noWrap/>
            <w:hideMark/>
          </w:tcPr>
          <w:p w14:paraId="5002DDAE" w14:textId="77777777" w:rsidR="00A0641E" w:rsidRPr="00311AEE" w:rsidRDefault="00A0641E" w:rsidP="00AF720F">
            <w:r w:rsidRPr="00311AEE">
              <w:t>Street</w:t>
            </w:r>
          </w:p>
        </w:tc>
        <w:tc>
          <w:tcPr>
            <w:tcW w:w="1165" w:type="dxa"/>
            <w:noWrap/>
            <w:hideMark/>
          </w:tcPr>
          <w:p w14:paraId="18FF457D" w14:textId="77777777" w:rsidR="00A0641E" w:rsidRPr="00311AEE" w:rsidRDefault="00A0641E" w:rsidP="00AF720F">
            <w:r w:rsidRPr="00311AEE">
              <w:t>N</w:t>
            </w:r>
          </w:p>
        </w:tc>
        <w:tc>
          <w:tcPr>
            <w:tcW w:w="2047" w:type="dxa"/>
            <w:noWrap/>
            <w:hideMark/>
          </w:tcPr>
          <w:p w14:paraId="141987C2" w14:textId="77777777" w:rsidR="00A0641E" w:rsidRPr="00311AEE" w:rsidRDefault="00A0641E" w:rsidP="00AF720F">
            <w:r w:rsidRPr="00311AEE">
              <w:t>The street in which the organization resides.</w:t>
            </w:r>
          </w:p>
        </w:tc>
        <w:tc>
          <w:tcPr>
            <w:tcW w:w="1205" w:type="dxa"/>
            <w:noWrap/>
            <w:hideMark/>
          </w:tcPr>
          <w:p w14:paraId="3279CB8F" w14:textId="77777777" w:rsidR="00A0641E" w:rsidRPr="00311AEE" w:rsidRDefault="00A0641E" w:rsidP="00AF720F">
            <w:r w:rsidRPr="00311AEE">
              <w:t>String</w:t>
            </w:r>
          </w:p>
        </w:tc>
        <w:tc>
          <w:tcPr>
            <w:tcW w:w="2683" w:type="dxa"/>
            <w:noWrap/>
            <w:hideMark/>
          </w:tcPr>
          <w:p w14:paraId="0582FBA1" w14:textId="77777777" w:rsidR="00A0641E" w:rsidRPr="00311AEE" w:rsidRDefault="00A0641E" w:rsidP="00AF720F">
            <w:r w:rsidRPr="00311AEE">
              <w:t>545 South 700 East</w:t>
            </w:r>
          </w:p>
        </w:tc>
      </w:tr>
      <w:tr w:rsidR="00A0641E" w:rsidRPr="00311AEE" w14:paraId="2835405E" w14:textId="77777777" w:rsidTr="00AF720F">
        <w:trPr>
          <w:trHeight w:val="315"/>
        </w:trPr>
        <w:tc>
          <w:tcPr>
            <w:tcW w:w="1530" w:type="dxa"/>
            <w:noWrap/>
            <w:hideMark/>
          </w:tcPr>
          <w:p w14:paraId="397261C4" w14:textId="77777777" w:rsidR="00A0641E" w:rsidRPr="00311AEE" w:rsidRDefault="00A0641E" w:rsidP="00AF720F">
            <w:r w:rsidRPr="00311AEE">
              <w:t>Country</w:t>
            </w:r>
          </w:p>
        </w:tc>
        <w:tc>
          <w:tcPr>
            <w:tcW w:w="1165" w:type="dxa"/>
            <w:noWrap/>
            <w:hideMark/>
          </w:tcPr>
          <w:p w14:paraId="741D7F55" w14:textId="77777777" w:rsidR="00A0641E" w:rsidRPr="00311AEE" w:rsidRDefault="00A0641E" w:rsidP="00AF720F">
            <w:r w:rsidRPr="00311AEE">
              <w:t>N</w:t>
            </w:r>
          </w:p>
        </w:tc>
        <w:tc>
          <w:tcPr>
            <w:tcW w:w="2047" w:type="dxa"/>
            <w:noWrap/>
            <w:hideMark/>
          </w:tcPr>
          <w:p w14:paraId="2AAAC5A2" w14:textId="77777777" w:rsidR="00A0641E" w:rsidRPr="00311AEE" w:rsidRDefault="00A0641E" w:rsidP="00AF720F">
            <w:r w:rsidRPr="00311AEE">
              <w:t>The country in which the organization resides.</w:t>
            </w:r>
          </w:p>
        </w:tc>
        <w:tc>
          <w:tcPr>
            <w:tcW w:w="1205" w:type="dxa"/>
            <w:noWrap/>
            <w:hideMark/>
          </w:tcPr>
          <w:p w14:paraId="746CA51A" w14:textId="77777777" w:rsidR="00A0641E" w:rsidRPr="00311AEE" w:rsidRDefault="00A0641E" w:rsidP="00AF720F">
            <w:r w:rsidRPr="00311AEE">
              <w:t>String</w:t>
            </w:r>
          </w:p>
        </w:tc>
        <w:tc>
          <w:tcPr>
            <w:tcW w:w="2683" w:type="dxa"/>
            <w:noWrap/>
            <w:hideMark/>
          </w:tcPr>
          <w:p w14:paraId="0706BAB4" w14:textId="77777777" w:rsidR="00A0641E" w:rsidRPr="00311AEE" w:rsidRDefault="00A0641E" w:rsidP="00AF720F">
            <w:r w:rsidRPr="00311AEE">
              <w:t>USA</w:t>
            </w:r>
          </w:p>
        </w:tc>
      </w:tr>
      <w:tr w:rsidR="00A0641E" w:rsidRPr="00311AEE" w14:paraId="0B0F8F2B" w14:textId="77777777" w:rsidTr="00AF720F">
        <w:trPr>
          <w:trHeight w:val="315"/>
        </w:trPr>
        <w:tc>
          <w:tcPr>
            <w:tcW w:w="1530" w:type="dxa"/>
            <w:noWrap/>
            <w:hideMark/>
          </w:tcPr>
          <w:p w14:paraId="1DF319BC" w14:textId="77777777" w:rsidR="00A0641E" w:rsidRPr="00311AEE" w:rsidRDefault="00A0641E" w:rsidP="00AF720F">
            <w:r w:rsidRPr="00311AEE">
              <w:t>State (Province)</w:t>
            </w:r>
          </w:p>
        </w:tc>
        <w:tc>
          <w:tcPr>
            <w:tcW w:w="1165" w:type="dxa"/>
            <w:noWrap/>
            <w:hideMark/>
          </w:tcPr>
          <w:p w14:paraId="122F14FF" w14:textId="77777777" w:rsidR="00A0641E" w:rsidRPr="00311AEE" w:rsidRDefault="00A0641E" w:rsidP="00AF720F">
            <w:r w:rsidRPr="00311AEE">
              <w:t>N</w:t>
            </w:r>
          </w:p>
        </w:tc>
        <w:tc>
          <w:tcPr>
            <w:tcW w:w="2047" w:type="dxa"/>
            <w:noWrap/>
            <w:hideMark/>
          </w:tcPr>
          <w:p w14:paraId="334529FE" w14:textId="77777777" w:rsidR="00A0641E" w:rsidRPr="00311AEE" w:rsidRDefault="00A0641E" w:rsidP="00AF720F">
            <w:r w:rsidRPr="00311AEE">
              <w:t>The state (province) in which the organization resides.</w:t>
            </w:r>
          </w:p>
        </w:tc>
        <w:tc>
          <w:tcPr>
            <w:tcW w:w="1205" w:type="dxa"/>
            <w:noWrap/>
            <w:hideMark/>
          </w:tcPr>
          <w:p w14:paraId="7F68C751" w14:textId="77777777" w:rsidR="00A0641E" w:rsidRPr="00311AEE" w:rsidRDefault="00A0641E" w:rsidP="00AF720F">
            <w:r w:rsidRPr="00311AEE">
              <w:t>String</w:t>
            </w:r>
          </w:p>
        </w:tc>
        <w:tc>
          <w:tcPr>
            <w:tcW w:w="2683" w:type="dxa"/>
            <w:noWrap/>
            <w:hideMark/>
          </w:tcPr>
          <w:p w14:paraId="71B36AA7" w14:textId="77777777" w:rsidR="00A0641E" w:rsidRPr="00311AEE" w:rsidRDefault="00A0641E" w:rsidP="00AF720F">
            <w:r w:rsidRPr="00311AEE">
              <w:t>UT</w:t>
            </w:r>
          </w:p>
        </w:tc>
      </w:tr>
      <w:tr w:rsidR="00A0641E" w:rsidRPr="00311AEE" w14:paraId="613B460D" w14:textId="77777777" w:rsidTr="00AF720F">
        <w:trPr>
          <w:trHeight w:val="315"/>
        </w:trPr>
        <w:tc>
          <w:tcPr>
            <w:tcW w:w="1530" w:type="dxa"/>
            <w:noWrap/>
            <w:hideMark/>
          </w:tcPr>
          <w:p w14:paraId="6EF419E4" w14:textId="77777777" w:rsidR="00A0641E" w:rsidRPr="00311AEE" w:rsidRDefault="00A0641E" w:rsidP="00AF720F">
            <w:r w:rsidRPr="00311AEE">
              <w:t>City</w:t>
            </w:r>
          </w:p>
        </w:tc>
        <w:tc>
          <w:tcPr>
            <w:tcW w:w="1165" w:type="dxa"/>
            <w:noWrap/>
            <w:hideMark/>
          </w:tcPr>
          <w:p w14:paraId="259245A7" w14:textId="77777777" w:rsidR="00A0641E" w:rsidRPr="00311AEE" w:rsidRDefault="00A0641E" w:rsidP="00AF720F">
            <w:r w:rsidRPr="00311AEE">
              <w:t>N</w:t>
            </w:r>
          </w:p>
        </w:tc>
        <w:tc>
          <w:tcPr>
            <w:tcW w:w="2047" w:type="dxa"/>
            <w:noWrap/>
            <w:hideMark/>
          </w:tcPr>
          <w:p w14:paraId="7786DB07" w14:textId="77777777" w:rsidR="00A0641E" w:rsidRPr="00311AEE" w:rsidRDefault="00A0641E" w:rsidP="00AF720F">
            <w:r w:rsidRPr="00311AEE">
              <w:t>The city in which the organization resides.</w:t>
            </w:r>
          </w:p>
        </w:tc>
        <w:tc>
          <w:tcPr>
            <w:tcW w:w="1205" w:type="dxa"/>
            <w:noWrap/>
            <w:hideMark/>
          </w:tcPr>
          <w:p w14:paraId="0B8D80B3" w14:textId="77777777" w:rsidR="00A0641E" w:rsidRPr="00311AEE" w:rsidRDefault="00A0641E" w:rsidP="00AF720F">
            <w:r w:rsidRPr="00311AEE">
              <w:t>String</w:t>
            </w:r>
          </w:p>
        </w:tc>
        <w:tc>
          <w:tcPr>
            <w:tcW w:w="2683" w:type="dxa"/>
            <w:noWrap/>
            <w:hideMark/>
          </w:tcPr>
          <w:p w14:paraId="4E8F0EE5" w14:textId="77777777" w:rsidR="00A0641E" w:rsidRPr="00311AEE" w:rsidRDefault="00A0641E" w:rsidP="00AF720F">
            <w:r w:rsidRPr="00311AEE">
              <w:t>Salt Lake City</w:t>
            </w:r>
          </w:p>
        </w:tc>
      </w:tr>
      <w:tr w:rsidR="00A0641E" w:rsidRPr="00311AEE" w14:paraId="1D4F966B" w14:textId="77777777" w:rsidTr="00AF720F">
        <w:trPr>
          <w:trHeight w:val="315"/>
        </w:trPr>
        <w:tc>
          <w:tcPr>
            <w:tcW w:w="1530" w:type="dxa"/>
            <w:noWrap/>
            <w:hideMark/>
          </w:tcPr>
          <w:p w14:paraId="39FB38EA" w14:textId="77777777" w:rsidR="00A0641E" w:rsidRPr="00311AEE" w:rsidRDefault="00A0641E" w:rsidP="00AF720F">
            <w:r w:rsidRPr="00311AEE">
              <w:t>County</w:t>
            </w:r>
          </w:p>
        </w:tc>
        <w:tc>
          <w:tcPr>
            <w:tcW w:w="1165" w:type="dxa"/>
            <w:noWrap/>
            <w:hideMark/>
          </w:tcPr>
          <w:p w14:paraId="75C33AD4" w14:textId="77777777" w:rsidR="00A0641E" w:rsidRPr="00311AEE" w:rsidRDefault="00A0641E" w:rsidP="00AF720F">
            <w:r w:rsidRPr="00311AEE">
              <w:t>N</w:t>
            </w:r>
          </w:p>
        </w:tc>
        <w:tc>
          <w:tcPr>
            <w:tcW w:w="2047" w:type="dxa"/>
            <w:noWrap/>
            <w:hideMark/>
          </w:tcPr>
          <w:p w14:paraId="5DB4BE57" w14:textId="77777777" w:rsidR="00A0641E" w:rsidRPr="00311AEE" w:rsidRDefault="00A0641E" w:rsidP="00AF720F">
            <w:r w:rsidRPr="00311AEE">
              <w:t>The county in which the organization resides.</w:t>
            </w:r>
          </w:p>
        </w:tc>
        <w:tc>
          <w:tcPr>
            <w:tcW w:w="1205" w:type="dxa"/>
            <w:noWrap/>
            <w:hideMark/>
          </w:tcPr>
          <w:p w14:paraId="79F6FC06" w14:textId="77777777" w:rsidR="00A0641E" w:rsidRPr="00311AEE" w:rsidRDefault="00A0641E" w:rsidP="00AF720F">
            <w:r w:rsidRPr="00311AEE">
              <w:t>String</w:t>
            </w:r>
          </w:p>
        </w:tc>
        <w:tc>
          <w:tcPr>
            <w:tcW w:w="2683" w:type="dxa"/>
            <w:noWrap/>
            <w:hideMark/>
          </w:tcPr>
          <w:p w14:paraId="132F6C04" w14:textId="77777777" w:rsidR="00A0641E" w:rsidRPr="00311AEE" w:rsidRDefault="00A0641E" w:rsidP="00AF720F">
            <w:r w:rsidRPr="00311AEE">
              <w:t>Salt Lake</w:t>
            </w:r>
          </w:p>
        </w:tc>
      </w:tr>
      <w:tr w:rsidR="00A0641E" w:rsidRPr="00311AEE" w14:paraId="7E15E349" w14:textId="77777777" w:rsidTr="00AF720F">
        <w:trPr>
          <w:trHeight w:val="315"/>
        </w:trPr>
        <w:tc>
          <w:tcPr>
            <w:tcW w:w="1530" w:type="dxa"/>
            <w:noWrap/>
            <w:hideMark/>
          </w:tcPr>
          <w:p w14:paraId="114A4CDB" w14:textId="77777777" w:rsidR="00A0641E" w:rsidRPr="00311AEE" w:rsidRDefault="00A0641E" w:rsidP="00AF720F">
            <w:r w:rsidRPr="00311AEE">
              <w:t>Zip code</w:t>
            </w:r>
          </w:p>
        </w:tc>
        <w:tc>
          <w:tcPr>
            <w:tcW w:w="1165" w:type="dxa"/>
            <w:noWrap/>
            <w:hideMark/>
          </w:tcPr>
          <w:p w14:paraId="6A733A0F" w14:textId="77777777" w:rsidR="00A0641E" w:rsidRPr="00311AEE" w:rsidRDefault="00A0641E" w:rsidP="00AF720F">
            <w:r w:rsidRPr="00311AEE">
              <w:t>N</w:t>
            </w:r>
          </w:p>
        </w:tc>
        <w:tc>
          <w:tcPr>
            <w:tcW w:w="2047" w:type="dxa"/>
            <w:noWrap/>
            <w:hideMark/>
          </w:tcPr>
          <w:p w14:paraId="61873CBF" w14:textId="77777777" w:rsidR="00A0641E" w:rsidRPr="00311AEE" w:rsidRDefault="00A0641E" w:rsidP="00AF720F">
            <w:r w:rsidRPr="00311AEE">
              <w:t>The zip code in which the organization resides.</w:t>
            </w:r>
          </w:p>
        </w:tc>
        <w:tc>
          <w:tcPr>
            <w:tcW w:w="1205" w:type="dxa"/>
            <w:noWrap/>
            <w:hideMark/>
          </w:tcPr>
          <w:p w14:paraId="1C32496D" w14:textId="77777777" w:rsidR="00A0641E" w:rsidRPr="00311AEE" w:rsidRDefault="00A0641E" w:rsidP="00AF720F">
            <w:r w:rsidRPr="00311AEE">
              <w:t>String (Numerical)</w:t>
            </w:r>
          </w:p>
        </w:tc>
        <w:tc>
          <w:tcPr>
            <w:tcW w:w="2683" w:type="dxa"/>
            <w:noWrap/>
            <w:hideMark/>
          </w:tcPr>
          <w:p w14:paraId="50378C80" w14:textId="77777777" w:rsidR="00A0641E" w:rsidRPr="00311AEE" w:rsidRDefault="00A0641E" w:rsidP="00AF720F">
            <w:r w:rsidRPr="00311AEE">
              <w:t>84102</w:t>
            </w:r>
          </w:p>
        </w:tc>
      </w:tr>
      <w:tr w:rsidR="00A0641E" w:rsidRPr="00311AEE" w14:paraId="7F8D8E0A" w14:textId="77777777" w:rsidTr="00AF720F">
        <w:trPr>
          <w:trHeight w:val="315"/>
        </w:trPr>
        <w:tc>
          <w:tcPr>
            <w:tcW w:w="1530" w:type="dxa"/>
            <w:noWrap/>
            <w:hideMark/>
          </w:tcPr>
          <w:p w14:paraId="28BD7117" w14:textId="77777777" w:rsidR="00A0641E" w:rsidRPr="00311AEE" w:rsidRDefault="00A0641E" w:rsidP="00AF720F">
            <w:r w:rsidRPr="00311AEE">
              <w:t>Concept Name of the Location</w:t>
            </w:r>
          </w:p>
        </w:tc>
        <w:tc>
          <w:tcPr>
            <w:tcW w:w="1165" w:type="dxa"/>
            <w:noWrap/>
            <w:hideMark/>
          </w:tcPr>
          <w:p w14:paraId="06A845B8" w14:textId="77777777" w:rsidR="00A0641E" w:rsidRPr="00311AEE" w:rsidRDefault="00A0641E" w:rsidP="00AF720F">
            <w:r w:rsidRPr="00311AEE">
              <w:t>N</w:t>
            </w:r>
          </w:p>
        </w:tc>
        <w:tc>
          <w:tcPr>
            <w:tcW w:w="2047" w:type="dxa"/>
            <w:noWrap/>
            <w:hideMark/>
          </w:tcPr>
          <w:p w14:paraId="00874677" w14:textId="77777777" w:rsidR="00A0641E" w:rsidRPr="00311AEE" w:rsidRDefault="00A0641E" w:rsidP="00AF720F">
            <w:r w:rsidRPr="00311AEE">
              <w:t>A name representing the location of the organization which is assigned by the system or taken from a reference terminology or ontology. This name can incorporate rows 8-12 combined as a single entity or examined independently.</w:t>
            </w:r>
          </w:p>
        </w:tc>
        <w:tc>
          <w:tcPr>
            <w:tcW w:w="1205" w:type="dxa"/>
            <w:noWrap/>
            <w:hideMark/>
          </w:tcPr>
          <w:p w14:paraId="60A6F38F" w14:textId="77777777" w:rsidR="00A0641E" w:rsidRPr="00311AEE" w:rsidRDefault="00A0641E" w:rsidP="00AF720F">
            <w:r w:rsidRPr="00311AEE">
              <w:t>String</w:t>
            </w:r>
          </w:p>
        </w:tc>
        <w:tc>
          <w:tcPr>
            <w:tcW w:w="2683" w:type="dxa"/>
            <w:noWrap/>
            <w:hideMark/>
          </w:tcPr>
          <w:p w14:paraId="7FDA94DB" w14:textId="77777777" w:rsidR="00A0641E" w:rsidRPr="00311AEE" w:rsidRDefault="00A0641E" w:rsidP="00AF720F">
            <w:r w:rsidRPr="00311AEE">
              <w:t>USA_UT_SLC_UT_84102</w:t>
            </w:r>
          </w:p>
        </w:tc>
      </w:tr>
      <w:tr w:rsidR="00A0641E" w:rsidRPr="00311AEE" w14:paraId="6137EFF3" w14:textId="77777777" w:rsidTr="00AF720F">
        <w:trPr>
          <w:trHeight w:val="315"/>
        </w:trPr>
        <w:tc>
          <w:tcPr>
            <w:tcW w:w="1530" w:type="dxa"/>
            <w:noWrap/>
            <w:hideMark/>
          </w:tcPr>
          <w:p w14:paraId="748F18D4" w14:textId="77777777" w:rsidR="00A0641E" w:rsidRPr="00311AEE" w:rsidRDefault="00A0641E" w:rsidP="00AF720F">
            <w:r w:rsidRPr="00311AEE">
              <w:t>Concept ID of the Location</w:t>
            </w:r>
          </w:p>
        </w:tc>
        <w:tc>
          <w:tcPr>
            <w:tcW w:w="1165" w:type="dxa"/>
            <w:noWrap/>
            <w:hideMark/>
          </w:tcPr>
          <w:p w14:paraId="30B87F51" w14:textId="77777777" w:rsidR="00A0641E" w:rsidRPr="00311AEE" w:rsidRDefault="00A0641E" w:rsidP="00AF720F">
            <w:r w:rsidRPr="00311AEE">
              <w:t>N</w:t>
            </w:r>
          </w:p>
        </w:tc>
        <w:tc>
          <w:tcPr>
            <w:tcW w:w="2047" w:type="dxa"/>
            <w:noWrap/>
            <w:hideMark/>
          </w:tcPr>
          <w:p w14:paraId="30F91B78" w14:textId="77777777" w:rsidR="00A0641E" w:rsidRPr="00311AEE" w:rsidRDefault="00A0641E" w:rsidP="00AF720F">
            <w:r w:rsidRPr="00311AEE">
              <w:t>An ID representing the location of the organization which is assigned by the system or taken from a reference terminology or ontology. This name can incorporate rows 8-12 combined as a single entity or examined independently.</w:t>
            </w:r>
          </w:p>
        </w:tc>
        <w:tc>
          <w:tcPr>
            <w:tcW w:w="1205" w:type="dxa"/>
            <w:noWrap/>
            <w:hideMark/>
          </w:tcPr>
          <w:p w14:paraId="5F9FAAA6" w14:textId="77777777" w:rsidR="00A0641E" w:rsidRPr="00311AEE" w:rsidRDefault="00A0641E" w:rsidP="00AF720F">
            <w:r w:rsidRPr="00311AEE">
              <w:t>String (Numerical)</w:t>
            </w:r>
          </w:p>
        </w:tc>
        <w:tc>
          <w:tcPr>
            <w:tcW w:w="2683" w:type="dxa"/>
            <w:noWrap/>
            <w:hideMark/>
          </w:tcPr>
          <w:p w14:paraId="0B629D44" w14:textId="77777777" w:rsidR="00A0641E" w:rsidRPr="00311AEE" w:rsidRDefault="00A0641E" w:rsidP="00AF720F">
            <w:r w:rsidRPr="00311AEE">
              <w:t>12345</w:t>
            </w:r>
          </w:p>
        </w:tc>
      </w:tr>
      <w:tr w:rsidR="00A0641E" w:rsidRPr="00311AEE" w14:paraId="45E45774" w14:textId="77777777" w:rsidTr="00AF720F">
        <w:trPr>
          <w:trHeight w:val="315"/>
        </w:trPr>
        <w:tc>
          <w:tcPr>
            <w:tcW w:w="1530" w:type="dxa"/>
            <w:noWrap/>
            <w:hideMark/>
          </w:tcPr>
          <w:p w14:paraId="39FD2A99" w14:textId="77777777" w:rsidR="00A0641E" w:rsidRPr="00311AEE" w:rsidRDefault="00A0641E" w:rsidP="00AF720F">
            <w:r w:rsidRPr="00311AEE">
              <w:t>Concept Namespace of the Location</w:t>
            </w:r>
          </w:p>
        </w:tc>
        <w:tc>
          <w:tcPr>
            <w:tcW w:w="1165" w:type="dxa"/>
            <w:noWrap/>
            <w:hideMark/>
          </w:tcPr>
          <w:p w14:paraId="405809F2" w14:textId="77777777" w:rsidR="00A0641E" w:rsidRPr="00311AEE" w:rsidRDefault="00A0641E" w:rsidP="00AF720F">
            <w:r w:rsidRPr="00311AEE">
              <w:t>N</w:t>
            </w:r>
          </w:p>
        </w:tc>
        <w:tc>
          <w:tcPr>
            <w:tcW w:w="2047" w:type="dxa"/>
            <w:noWrap/>
            <w:hideMark/>
          </w:tcPr>
          <w:p w14:paraId="0C826501" w14:textId="77777777" w:rsidR="00A0641E" w:rsidRPr="00311AEE" w:rsidRDefault="00A0641E" w:rsidP="00AF720F">
            <w:r w:rsidRPr="00311AEE">
              <w:t xml:space="preserve">The terminology/reference to be used as a </w:t>
            </w:r>
            <w:r w:rsidRPr="00311AEE">
              <w:lastRenderedPageBreak/>
              <w:t>reference for location data.</w:t>
            </w:r>
          </w:p>
        </w:tc>
        <w:tc>
          <w:tcPr>
            <w:tcW w:w="1205" w:type="dxa"/>
            <w:noWrap/>
            <w:hideMark/>
          </w:tcPr>
          <w:p w14:paraId="016993E9" w14:textId="77777777" w:rsidR="00A0641E" w:rsidRPr="00311AEE" w:rsidRDefault="00A0641E" w:rsidP="00AF720F">
            <w:r w:rsidRPr="00311AEE">
              <w:lastRenderedPageBreak/>
              <w:t>Category</w:t>
            </w:r>
          </w:p>
        </w:tc>
        <w:tc>
          <w:tcPr>
            <w:tcW w:w="2683" w:type="dxa"/>
            <w:noWrap/>
            <w:hideMark/>
          </w:tcPr>
          <w:p w14:paraId="4A5BFC21" w14:textId="77777777" w:rsidR="00A0641E" w:rsidRPr="00311AEE" w:rsidRDefault="00A0641E" w:rsidP="00AF720F">
            <w:r w:rsidRPr="00311AEE">
              <w:t>GeoNames Ontology (http://www.geonames.org/)</w:t>
            </w:r>
          </w:p>
        </w:tc>
      </w:tr>
      <w:tr w:rsidR="00A0641E" w:rsidRPr="00311AEE" w14:paraId="755617DC" w14:textId="77777777" w:rsidTr="00AF720F">
        <w:trPr>
          <w:trHeight w:val="315"/>
        </w:trPr>
        <w:tc>
          <w:tcPr>
            <w:tcW w:w="1530" w:type="dxa"/>
            <w:noWrap/>
            <w:hideMark/>
          </w:tcPr>
          <w:p w14:paraId="63FBDDCC" w14:textId="77777777" w:rsidR="00A0641E" w:rsidRPr="00311AEE" w:rsidRDefault="00A0641E" w:rsidP="00AF720F">
            <w:r w:rsidRPr="00311AEE">
              <w:t>Latitude</w:t>
            </w:r>
          </w:p>
        </w:tc>
        <w:tc>
          <w:tcPr>
            <w:tcW w:w="1165" w:type="dxa"/>
            <w:noWrap/>
            <w:hideMark/>
          </w:tcPr>
          <w:p w14:paraId="5078C116" w14:textId="77777777" w:rsidR="00A0641E" w:rsidRPr="00311AEE" w:rsidRDefault="00A0641E" w:rsidP="00AF720F">
            <w:r w:rsidRPr="00311AEE">
              <w:t>N</w:t>
            </w:r>
          </w:p>
        </w:tc>
        <w:tc>
          <w:tcPr>
            <w:tcW w:w="2047" w:type="dxa"/>
            <w:noWrap/>
            <w:hideMark/>
          </w:tcPr>
          <w:p w14:paraId="43944B00" w14:textId="77777777" w:rsidR="00A0641E" w:rsidRPr="00311AEE" w:rsidRDefault="00A0641E" w:rsidP="00AF720F">
            <w:r w:rsidRPr="00311AEE">
              <w:t>The latitude in which the organization resides.</w:t>
            </w:r>
          </w:p>
        </w:tc>
        <w:tc>
          <w:tcPr>
            <w:tcW w:w="1205" w:type="dxa"/>
            <w:noWrap/>
            <w:hideMark/>
          </w:tcPr>
          <w:p w14:paraId="2B0E08F5" w14:textId="77777777" w:rsidR="00A0641E" w:rsidRPr="00311AEE" w:rsidRDefault="00A0641E" w:rsidP="00AF720F">
            <w:r w:rsidRPr="00311AEE">
              <w:t>String (Numerical)</w:t>
            </w:r>
          </w:p>
        </w:tc>
        <w:tc>
          <w:tcPr>
            <w:tcW w:w="2683" w:type="dxa"/>
            <w:noWrap/>
            <w:hideMark/>
          </w:tcPr>
          <w:p w14:paraId="547A5D32" w14:textId="77777777" w:rsidR="00A0641E" w:rsidRPr="00311AEE" w:rsidRDefault="00A0641E" w:rsidP="00AF720F">
            <w:r w:rsidRPr="00311AEE">
              <w:t>40.76</w:t>
            </w:r>
          </w:p>
        </w:tc>
      </w:tr>
      <w:tr w:rsidR="00A0641E" w:rsidRPr="00311AEE" w14:paraId="241F7AEF" w14:textId="77777777" w:rsidTr="00AF720F">
        <w:trPr>
          <w:trHeight w:val="315"/>
        </w:trPr>
        <w:tc>
          <w:tcPr>
            <w:tcW w:w="1530" w:type="dxa"/>
            <w:noWrap/>
            <w:hideMark/>
          </w:tcPr>
          <w:p w14:paraId="02DE44D1" w14:textId="77777777" w:rsidR="00A0641E" w:rsidRPr="00311AEE" w:rsidRDefault="00A0641E" w:rsidP="00AF720F">
            <w:r w:rsidRPr="00311AEE">
              <w:t>Latitude Units</w:t>
            </w:r>
          </w:p>
        </w:tc>
        <w:tc>
          <w:tcPr>
            <w:tcW w:w="1165" w:type="dxa"/>
            <w:noWrap/>
            <w:hideMark/>
          </w:tcPr>
          <w:p w14:paraId="2402BD00" w14:textId="77777777" w:rsidR="00A0641E" w:rsidRPr="00311AEE" w:rsidRDefault="00A0641E" w:rsidP="00AF720F">
            <w:r w:rsidRPr="00311AEE">
              <w:t>N</w:t>
            </w:r>
          </w:p>
        </w:tc>
        <w:tc>
          <w:tcPr>
            <w:tcW w:w="2047" w:type="dxa"/>
            <w:noWrap/>
            <w:hideMark/>
          </w:tcPr>
          <w:p w14:paraId="18196FE3" w14:textId="77777777" w:rsidR="00A0641E" w:rsidRPr="00311AEE" w:rsidRDefault="00A0641E" w:rsidP="00AF720F">
            <w:r w:rsidRPr="00311AEE">
              <w:t>The direction in which the latitude is running.</w:t>
            </w:r>
          </w:p>
        </w:tc>
        <w:tc>
          <w:tcPr>
            <w:tcW w:w="1205" w:type="dxa"/>
            <w:noWrap/>
            <w:hideMark/>
          </w:tcPr>
          <w:p w14:paraId="22E61B80" w14:textId="77777777" w:rsidR="00A0641E" w:rsidRPr="00311AEE" w:rsidRDefault="00A0641E" w:rsidP="00AF720F">
            <w:r w:rsidRPr="00311AEE">
              <w:t>String</w:t>
            </w:r>
          </w:p>
        </w:tc>
        <w:tc>
          <w:tcPr>
            <w:tcW w:w="2683" w:type="dxa"/>
            <w:noWrap/>
            <w:hideMark/>
          </w:tcPr>
          <w:p w14:paraId="70B9D4A4" w14:textId="77777777" w:rsidR="00A0641E" w:rsidRPr="00311AEE" w:rsidRDefault="00A0641E" w:rsidP="00AF720F">
            <w:r w:rsidRPr="00311AEE">
              <w:t>Degrees North</w:t>
            </w:r>
          </w:p>
        </w:tc>
      </w:tr>
      <w:tr w:rsidR="00A0641E" w:rsidRPr="00311AEE" w14:paraId="0FBAE534" w14:textId="77777777" w:rsidTr="00AF720F">
        <w:trPr>
          <w:trHeight w:val="315"/>
        </w:trPr>
        <w:tc>
          <w:tcPr>
            <w:tcW w:w="1530" w:type="dxa"/>
            <w:noWrap/>
            <w:hideMark/>
          </w:tcPr>
          <w:p w14:paraId="66BBF744" w14:textId="77777777" w:rsidR="00A0641E" w:rsidRPr="00311AEE" w:rsidRDefault="00A0641E" w:rsidP="00AF720F">
            <w:r w:rsidRPr="00311AEE">
              <w:t>Longitude</w:t>
            </w:r>
          </w:p>
        </w:tc>
        <w:tc>
          <w:tcPr>
            <w:tcW w:w="1165" w:type="dxa"/>
            <w:noWrap/>
            <w:hideMark/>
          </w:tcPr>
          <w:p w14:paraId="5409E0BD" w14:textId="77777777" w:rsidR="00A0641E" w:rsidRPr="00311AEE" w:rsidRDefault="00A0641E" w:rsidP="00AF720F">
            <w:r w:rsidRPr="00311AEE">
              <w:t>N</w:t>
            </w:r>
          </w:p>
        </w:tc>
        <w:tc>
          <w:tcPr>
            <w:tcW w:w="2047" w:type="dxa"/>
            <w:noWrap/>
            <w:hideMark/>
          </w:tcPr>
          <w:p w14:paraId="19FFA83A" w14:textId="77777777" w:rsidR="00A0641E" w:rsidRPr="00311AEE" w:rsidRDefault="00A0641E" w:rsidP="00AF720F">
            <w:r w:rsidRPr="00311AEE">
              <w:t>The longitude in which the organization resides.</w:t>
            </w:r>
          </w:p>
        </w:tc>
        <w:tc>
          <w:tcPr>
            <w:tcW w:w="1205" w:type="dxa"/>
            <w:noWrap/>
            <w:hideMark/>
          </w:tcPr>
          <w:p w14:paraId="7FE56C51" w14:textId="77777777" w:rsidR="00A0641E" w:rsidRPr="00311AEE" w:rsidRDefault="00A0641E" w:rsidP="00AF720F">
            <w:r w:rsidRPr="00311AEE">
              <w:t>String (Numerical)</w:t>
            </w:r>
          </w:p>
        </w:tc>
        <w:tc>
          <w:tcPr>
            <w:tcW w:w="2683" w:type="dxa"/>
            <w:noWrap/>
            <w:hideMark/>
          </w:tcPr>
          <w:p w14:paraId="1F7968EC" w14:textId="77777777" w:rsidR="00A0641E" w:rsidRPr="00311AEE" w:rsidRDefault="00A0641E" w:rsidP="00AF720F">
            <w:r w:rsidRPr="00311AEE">
              <w:t>-111.863, 111.863</w:t>
            </w:r>
          </w:p>
        </w:tc>
      </w:tr>
      <w:tr w:rsidR="00A0641E" w:rsidRPr="00311AEE" w14:paraId="5394373B" w14:textId="77777777" w:rsidTr="00AF720F">
        <w:trPr>
          <w:trHeight w:val="315"/>
        </w:trPr>
        <w:tc>
          <w:tcPr>
            <w:tcW w:w="1530" w:type="dxa"/>
            <w:noWrap/>
            <w:hideMark/>
          </w:tcPr>
          <w:p w14:paraId="0FF7A99A" w14:textId="77777777" w:rsidR="00A0641E" w:rsidRPr="00311AEE" w:rsidRDefault="00A0641E" w:rsidP="00AF720F">
            <w:r w:rsidRPr="00311AEE">
              <w:t>Longitude Units</w:t>
            </w:r>
          </w:p>
        </w:tc>
        <w:tc>
          <w:tcPr>
            <w:tcW w:w="1165" w:type="dxa"/>
            <w:noWrap/>
            <w:hideMark/>
          </w:tcPr>
          <w:p w14:paraId="2B3224C8" w14:textId="77777777" w:rsidR="00A0641E" w:rsidRPr="00311AEE" w:rsidRDefault="00A0641E" w:rsidP="00AF720F">
            <w:r w:rsidRPr="00311AEE">
              <w:t>N</w:t>
            </w:r>
          </w:p>
        </w:tc>
        <w:tc>
          <w:tcPr>
            <w:tcW w:w="2047" w:type="dxa"/>
            <w:noWrap/>
            <w:hideMark/>
          </w:tcPr>
          <w:p w14:paraId="3DB9CA19" w14:textId="77777777" w:rsidR="00A0641E" w:rsidRPr="00311AEE" w:rsidRDefault="00A0641E" w:rsidP="00AF720F">
            <w:r w:rsidRPr="00311AEE">
              <w:t>The direction in which the longitude is running.</w:t>
            </w:r>
          </w:p>
        </w:tc>
        <w:tc>
          <w:tcPr>
            <w:tcW w:w="1205" w:type="dxa"/>
            <w:noWrap/>
            <w:hideMark/>
          </w:tcPr>
          <w:p w14:paraId="1B8AF8D3" w14:textId="77777777" w:rsidR="00A0641E" w:rsidRPr="00311AEE" w:rsidRDefault="00A0641E" w:rsidP="00AF720F">
            <w:r w:rsidRPr="00311AEE">
              <w:t>String</w:t>
            </w:r>
          </w:p>
        </w:tc>
        <w:tc>
          <w:tcPr>
            <w:tcW w:w="2683" w:type="dxa"/>
            <w:noWrap/>
            <w:hideMark/>
          </w:tcPr>
          <w:p w14:paraId="3D788507" w14:textId="77777777" w:rsidR="00A0641E" w:rsidRPr="00311AEE" w:rsidRDefault="00A0641E" w:rsidP="00AF720F">
            <w:r w:rsidRPr="00311AEE">
              <w:t>Degrees West, West</w:t>
            </w:r>
          </w:p>
        </w:tc>
      </w:tr>
      <w:tr w:rsidR="00A0641E" w:rsidRPr="00311AEE" w14:paraId="2D5EA074" w14:textId="77777777" w:rsidTr="00AF720F">
        <w:trPr>
          <w:trHeight w:val="315"/>
        </w:trPr>
        <w:tc>
          <w:tcPr>
            <w:tcW w:w="1530" w:type="dxa"/>
            <w:noWrap/>
            <w:hideMark/>
          </w:tcPr>
          <w:p w14:paraId="7817BC87" w14:textId="77777777" w:rsidR="00A0641E" w:rsidRPr="00311AEE" w:rsidRDefault="00A0641E" w:rsidP="00AF720F">
            <w:r w:rsidRPr="00311AEE">
              <w:t>Contact</w:t>
            </w:r>
          </w:p>
        </w:tc>
        <w:tc>
          <w:tcPr>
            <w:tcW w:w="1165" w:type="dxa"/>
            <w:noWrap/>
            <w:hideMark/>
          </w:tcPr>
          <w:p w14:paraId="41A88F0A" w14:textId="77777777" w:rsidR="00A0641E" w:rsidRPr="00311AEE" w:rsidRDefault="00A0641E" w:rsidP="00AF720F">
            <w:r w:rsidRPr="00311AEE">
              <w:t>N</w:t>
            </w:r>
          </w:p>
        </w:tc>
        <w:tc>
          <w:tcPr>
            <w:tcW w:w="2047" w:type="dxa"/>
            <w:noWrap/>
            <w:hideMark/>
          </w:tcPr>
          <w:p w14:paraId="7A84402E" w14:textId="77777777" w:rsidR="00A0641E" w:rsidRPr="00311AEE" w:rsidRDefault="00A0641E" w:rsidP="00AF720F">
            <w:r w:rsidRPr="00311AEE">
              <w:t>A name for the contact within the organization.</w:t>
            </w:r>
          </w:p>
        </w:tc>
        <w:tc>
          <w:tcPr>
            <w:tcW w:w="1205" w:type="dxa"/>
            <w:noWrap/>
            <w:hideMark/>
          </w:tcPr>
          <w:p w14:paraId="3E9F24D7" w14:textId="77777777" w:rsidR="00A0641E" w:rsidRPr="00311AEE" w:rsidRDefault="00A0641E" w:rsidP="00AF720F">
            <w:r w:rsidRPr="00311AEE">
              <w:t>String</w:t>
            </w:r>
          </w:p>
        </w:tc>
        <w:tc>
          <w:tcPr>
            <w:tcW w:w="2683" w:type="dxa"/>
            <w:noWrap/>
            <w:hideMark/>
          </w:tcPr>
          <w:p w14:paraId="7A5516F5" w14:textId="77777777" w:rsidR="00A0641E" w:rsidRPr="00311AEE" w:rsidRDefault="00A0641E" w:rsidP="00AF720F">
            <w:r w:rsidRPr="00311AEE">
              <w:t>John Doe</w:t>
            </w:r>
          </w:p>
        </w:tc>
      </w:tr>
      <w:tr w:rsidR="00A0641E" w:rsidRPr="00311AEE" w14:paraId="512F6573" w14:textId="77777777" w:rsidTr="00AF720F">
        <w:trPr>
          <w:trHeight w:val="315"/>
        </w:trPr>
        <w:tc>
          <w:tcPr>
            <w:tcW w:w="1530" w:type="dxa"/>
            <w:noWrap/>
            <w:hideMark/>
          </w:tcPr>
          <w:p w14:paraId="223E47E7" w14:textId="77777777" w:rsidR="00A0641E" w:rsidRPr="00311AEE" w:rsidRDefault="00A0641E" w:rsidP="00AF720F">
            <w:r w:rsidRPr="00311AEE">
              <w:t>Contact Role</w:t>
            </w:r>
          </w:p>
        </w:tc>
        <w:tc>
          <w:tcPr>
            <w:tcW w:w="1165" w:type="dxa"/>
            <w:noWrap/>
            <w:hideMark/>
          </w:tcPr>
          <w:p w14:paraId="4A592084" w14:textId="77777777" w:rsidR="00A0641E" w:rsidRPr="00311AEE" w:rsidRDefault="00A0641E" w:rsidP="00AF720F">
            <w:r w:rsidRPr="00311AEE">
              <w:t>N</w:t>
            </w:r>
          </w:p>
        </w:tc>
        <w:tc>
          <w:tcPr>
            <w:tcW w:w="2047" w:type="dxa"/>
            <w:noWrap/>
            <w:hideMark/>
          </w:tcPr>
          <w:p w14:paraId="58413940" w14:textId="77777777" w:rsidR="00A0641E" w:rsidRPr="00311AEE" w:rsidRDefault="00A0641E" w:rsidP="00AF720F">
            <w:r w:rsidRPr="00311AEE">
              <w:t>The role/s the contact possesses within the organization.</w:t>
            </w:r>
          </w:p>
        </w:tc>
        <w:tc>
          <w:tcPr>
            <w:tcW w:w="1205" w:type="dxa"/>
            <w:noWrap/>
            <w:hideMark/>
          </w:tcPr>
          <w:p w14:paraId="593E2929" w14:textId="77777777" w:rsidR="00A0641E" w:rsidRPr="00311AEE" w:rsidRDefault="00A0641E" w:rsidP="00AF720F">
            <w:r w:rsidRPr="00311AEE">
              <w:t>Category</w:t>
            </w:r>
          </w:p>
        </w:tc>
        <w:tc>
          <w:tcPr>
            <w:tcW w:w="2683" w:type="dxa"/>
            <w:noWrap/>
            <w:hideMark/>
          </w:tcPr>
          <w:p w14:paraId="40BDECBA" w14:textId="77777777" w:rsidR="00A0641E" w:rsidRPr="00311AEE" w:rsidRDefault="00A0641E" w:rsidP="00AF720F">
            <w:r w:rsidRPr="00311AEE">
              <w:t>Manager, staff</w:t>
            </w:r>
          </w:p>
        </w:tc>
      </w:tr>
      <w:tr w:rsidR="00A0641E" w:rsidRPr="00311AEE" w14:paraId="6C29AE57" w14:textId="77777777" w:rsidTr="00AF720F">
        <w:trPr>
          <w:trHeight w:val="315"/>
        </w:trPr>
        <w:tc>
          <w:tcPr>
            <w:tcW w:w="1530" w:type="dxa"/>
            <w:noWrap/>
            <w:hideMark/>
          </w:tcPr>
          <w:p w14:paraId="2253CA5D" w14:textId="77777777" w:rsidR="00A0641E" w:rsidRPr="00311AEE" w:rsidRDefault="00A0641E" w:rsidP="00AF720F">
            <w:r w:rsidRPr="00311AEE">
              <w:t>Contact Email</w:t>
            </w:r>
          </w:p>
        </w:tc>
        <w:tc>
          <w:tcPr>
            <w:tcW w:w="1165" w:type="dxa"/>
            <w:noWrap/>
            <w:hideMark/>
          </w:tcPr>
          <w:p w14:paraId="0387269C" w14:textId="77777777" w:rsidR="00A0641E" w:rsidRPr="00311AEE" w:rsidRDefault="00A0641E" w:rsidP="00AF720F">
            <w:r w:rsidRPr="00311AEE">
              <w:t>N</w:t>
            </w:r>
          </w:p>
        </w:tc>
        <w:tc>
          <w:tcPr>
            <w:tcW w:w="2047" w:type="dxa"/>
            <w:noWrap/>
            <w:hideMark/>
          </w:tcPr>
          <w:p w14:paraId="72E0D375" w14:textId="77777777" w:rsidR="00A0641E" w:rsidRPr="00311AEE" w:rsidRDefault="00A0641E" w:rsidP="00AF720F">
            <w:r w:rsidRPr="00311AEE">
              <w:t>An email address to contact the organization's contact.</w:t>
            </w:r>
          </w:p>
        </w:tc>
        <w:tc>
          <w:tcPr>
            <w:tcW w:w="1205" w:type="dxa"/>
            <w:noWrap/>
            <w:hideMark/>
          </w:tcPr>
          <w:p w14:paraId="361D36D3" w14:textId="77777777" w:rsidR="00A0641E" w:rsidRPr="00311AEE" w:rsidRDefault="00A0641E" w:rsidP="00AF720F">
            <w:r w:rsidRPr="00311AEE">
              <w:t>String</w:t>
            </w:r>
          </w:p>
        </w:tc>
        <w:tc>
          <w:tcPr>
            <w:tcW w:w="2683" w:type="dxa"/>
            <w:noWrap/>
            <w:hideMark/>
          </w:tcPr>
          <w:p w14:paraId="19CD184B" w14:textId="77777777" w:rsidR="00A0641E" w:rsidRPr="00311AEE" w:rsidRDefault="00A0641E" w:rsidP="00AF720F">
            <w:r w:rsidRPr="00311AEE">
              <w:t>JohnDoe@gmail.com</w:t>
            </w:r>
          </w:p>
        </w:tc>
      </w:tr>
      <w:tr w:rsidR="00A0641E" w:rsidRPr="00311AEE" w14:paraId="3ECCF544" w14:textId="77777777" w:rsidTr="00AF720F">
        <w:trPr>
          <w:trHeight w:val="315"/>
        </w:trPr>
        <w:tc>
          <w:tcPr>
            <w:tcW w:w="1530" w:type="dxa"/>
            <w:noWrap/>
            <w:hideMark/>
          </w:tcPr>
          <w:p w14:paraId="1612292F" w14:textId="77777777" w:rsidR="00A0641E" w:rsidRPr="00311AEE" w:rsidRDefault="00A0641E" w:rsidP="00AF720F">
            <w:r w:rsidRPr="00311AEE">
              <w:t>Contact Phone</w:t>
            </w:r>
          </w:p>
        </w:tc>
        <w:tc>
          <w:tcPr>
            <w:tcW w:w="1165" w:type="dxa"/>
            <w:noWrap/>
            <w:hideMark/>
          </w:tcPr>
          <w:p w14:paraId="51C2A100" w14:textId="77777777" w:rsidR="00A0641E" w:rsidRPr="00311AEE" w:rsidRDefault="00A0641E" w:rsidP="00AF720F">
            <w:r w:rsidRPr="00311AEE">
              <w:t>N</w:t>
            </w:r>
          </w:p>
        </w:tc>
        <w:tc>
          <w:tcPr>
            <w:tcW w:w="2047" w:type="dxa"/>
            <w:noWrap/>
            <w:hideMark/>
          </w:tcPr>
          <w:p w14:paraId="32A76E4B" w14:textId="77777777" w:rsidR="00A0641E" w:rsidRPr="00311AEE" w:rsidRDefault="00A0641E" w:rsidP="00AF720F">
            <w:r w:rsidRPr="00311AEE">
              <w:t>A phone number to contact the organization's contact.</w:t>
            </w:r>
          </w:p>
        </w:tc>
        <w:tc>
          <w:tcPr>
            <w:tcW w:w="1205" w:type="dxa"/>
            <w:noWrap/>
            <w:hideMark/>
          </w:tcPr>
          <w:p w14:paraId="5C3EFF4C" w14:textId="77777777" w:rsidR="00A0641E" w:rsidRPr="00311AEE" w:rsidRDefault="00A0641E" w:rsidP="00AF720F">
            <w:r w:rsidRPr="00311AEE">
              <w:t>String (Numerical)</w:t>
            </w:r>
          </w:p>
        </w:tc>
        <w:tc>
          <w:tcPr>
            <w:tcW w:w="2683" w:type="dxa"/>
            <w:noWrap/>
            <w:hideMark/>
          </w:tcPr>
          <w:p w14:paraId="77D4EE75" w14:textId="77777777" w:rsidR="00A0641E" w:rsidRPr="00311AEE" w:rsidRDefault="00A0641E" w:rsidP="00AF720F">
            <w:r w:rsidRPr="00311AEE">
              <w:t>(800) 123-4567</w:t>
            </w:r>
          </w:p>
        </w:tc>
      </w:tr>
      <w:tr w:rsidR="00A0641E" w:rsidRPr="00311AEE" w14:paraId="2109671C" w14:textId="77777777" w:rsidTr="00AF720F">
        <w:trPr>
          <w:trHeight w:val="315"/>
        </w:trPr>
        <w:tc>
          <w:tcPr>
            <w:tcW w:w="1530" w:type="dxa"/>
            <w:noWrap/>
            <w:hideMark/>
          </w:tcPr>
          <w:p w14:paraId="57EA07CB" w14:textId="77777777" w:rsidR="00A0641E" w:rsidRPr="00311AEE" w:rsidRDefault="00A0641E" w:rsidP="00AF720F">
            <w:r w:rsidRPr="00311AEE">
              <w:t>URL</w:t>
            </w:r>
          </w:p>
        </w:tc>
        <w:tc>
          <w:tcPr>
            <w:tcW w:w="1165" w:type="dxa"/>
            <w:noWrap/>
            <w:hideMark/>
          </w:tcPr>
          <w:p w14:paraId="4839EBA2" w14:textId="77777777" w:rsidR="00A0641E" w:rsidRPr="00311AEE" w:rsidRDefault="00A0641E" w:rsidP="00AF720F">
            <w:r w:rsidRPr="00311AEE">
              <w:t>N</w:t>
            </w:r>
          </w:p>
        </w:tc>
        <w:tc>
          <w:tcPr>
            <w:tcW w:w="2047" w:type="dxa"/>
            <w:noWrap/>
            <w:hideMark/>
          </w:tcPr>
          <w:p w14:paraId="71118D7A" w14:textId="77777777" w:rsidR="00A0641E" w:rsidRPr="00311AEE" w:rsidRDefault="00A0641E" w:rsidP="00AF720F">
            <w:r w:rsidRPr="00311AEE">
              <w:t>An address to a resource on the Internet that contains information regarding the organization.</w:t>
            </w:r>
          </w:p>
        </w:tc>
        <w:tc>
          <w:tcPr>
            <w:tcW w:w="1205" w:type="dxa"/>
            <w:noWrap/>
            <w:hideMark/>
          </w:tcPr>
          <w:p w14:paraId="496D632D" w14:textId="77777777" w:rsidR="00A0641E" w:rsidRPr="00311AEE" w:rsidRDefault="00A0641E" w:rsidP="00AF720F">
            <w:r w:rsidRPr="00311AEE">
              <w:t>String</w:t>
            </w:r>
          </w:p>
        </w:tc>
        <w:tc>
          <w:tcPr>
            <w:tcW w:w="2683" w:type="dxa"/>
            <w:noWrap/>
            <w:hideMark/>
          </w:tcPr>
          <w:p w14:paraId="048297E2" w14:textId="77777777" w:rsidR="00A0641E" w:rsidRPr="00311AEE" w:rsidRDefault="001E5542" w:rsidP="00AF720F">
            <w:pPr>
              <w:rPr>
                <w:u w:val="single"/>
              </w:rPr>
            </w:pPr>
            <w:hyperlink r:id="rId28" w:history="1">
              <w:r w:rsidR="00A0641E" w:rsidRPr="00311AEE">
                <w:rPr>
                  <w:rStyle w:val="Hyperlink"/>
                </w:rPr>
                <w:t>www.organization.com</w:t>
              </w:r>
            </w:hyperlink>
          </w:p>
        </w:tc>
      </w:tr>
    </w:tbl>
    <w:p w14:paraId="52B529C1" w14:textId="77777777" w:rsidR="002470CA" w:rsidRDefault="002470CA" w:rsidP="00FF4752">
      <w:pPr>
        <w:ind w:left="540"/>
        <w:contextualSpacing/>
        <w:jc w:val="both"/>
      </w:pPr>
    </w:p>
    <w:p w14:paraId="3C4D1C01" w14:textId="77777777" w:rsidR="00AD4CCC" w:rsidRDefault="009F3290" w:rsidP="00FF4752">
      <w:pPr>
        <w:numPr>
          <w:ilvl w:val="2"/>
          <w:numId w:val="10"/>
        </w:numPr>
        <w:ind w:left="540" w:firstLine="0"/>
        <w:contextualSpacing/>
        <w:jc w:val="both"/>
      </w:pPr>
      <w:r>
        <w:t xml:space="preserve">Conventions </w:t>
      </w:r>
    </w:p>
    <w:p w14:paraId="75381F76" w14:textId="77777777" w:rsidR="00AD4CCC" w:rsidRDefault="009F3290" w:rsidP="00FF4752">
      <w:pPr>
        <w:numPr>
          <w:ilvl w:val="0"/>
          <w:numId w:val="6"/>
        </w:numPr>
        <w:ind w:left="540" w:firstLine="0"/>
        <w:contextualSpacing/>
        <w:jc w:val="both"/>
      </w:pPr>
      <w:r>
        <w:t>Each organization will have an organization ID.</w:t>
      </w:r>
    </w:p>
    <w:p w14:paraId="051BEE8D" w14:textId="77777777" w:rsidR="00AD4CCC" w:rsidRDefault="009F3290" w:rsidP="00FF4752">
      <w:pPr>
        <w:pStyle w:val="Heading2"/>
        <w:numPr>
          <w:ilvl w:val="1"/>
          <w:numId w:val="10"/>
        </w:numPr>
        <w:ind w:left="540" w:firstLine="0"/>
        <w:jc w:val="both"/>
      </w:pPr>
      <w:bookmarkStart w:id="49" w:name="h.wcyqeecyv60d" w:colFirst="0" w:colLast="0"/>
      <w:bookmarkStart w:id="50" w:name="_Toc465089039"/>
      <w:bookmarkEnd w:id="49"/>
      <w:r>
        <w:t>Document</w:t>
      </w:r>
      <w:bookmarkEnd w:id="50"/>
    </w:p>
    <w:p w14:paraId="1B9B544B" w14:textId="77777777" w:rsidR="00AD4CCC" w:rsidRDefault="009F3290" w:rsidP="00FE0381">
      <w:pPr>
        <w:ind w:left="540"/>
        <w:jc w:val="both"/>
      </w:pPr>
      <w:r>
        <w:t>The Document data element is a list of metadata elements used to describe any documentation supporting instrument models.</w:t>
      </w:r>
    </w:p>
    <w:p w14:paraId="3410F774" w14:textId="77777777" w:rsidR="00FE0381" w:rsidRDefault="00FE0381" w:rsidP="00FE0381">
      <w:pPr>
        <w:ind w:left="540"/>
        <w:jc w:val="both"/>
      </w:pPr>
    </w:p>
    <w:p w14:paraId="06AA4C6D" w14:textId="40DE6E2B" w:rsidR="00AD4CCC" w:rsidRDefault="00FE0381" w:rsidP="00FE0381">
      <w:pPr>
        <w:pStyle w:val="Caption"/>
        <w:spacing w:after="0"/>
        <w:jc w:val="both"/>
      </w:pPr>
      <w:bookmarkStart w:id="51" w:name="_Toc465088948"/>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9</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Document</w:t>
      </w:r>
      <w:r w:rsidRPr="000C1D6C">
        <w:rPr>
          <w:i w:val="0"/>
          <w:color w:val="auto"/>
          <w:sz w:val="22"/>
          <w:szCs w:val="22"/>
        </w:rPr>
        <w:t xml:space="preserve"> entity details.</w:t>
      </w:r>
      <w:bookmarkEnd w:id="51"/>
    </w:p>
    <w:tbl>
      <w:tblPr>
        <w:tblStyle w:val="TableGrid"/>
        <w:tblW w:w="0" w:type="auto"/>
        <w:tblLayout w:type="fixed"/>
        <w:tblLook w:val="04A0" w:firstRow="1" w:lastRow="0" w:firstColumn="1" w:lastColumn="0" w:noHBand="0" w:noVBand="1"/>
      </w:tblPr>
      <w:tblGrid>
        <w:gridCol w:w="1615"/>
        <w:gridCol w:w="1440"/>
        <w:gridCol w:w="2959"/>
        <w:gridCol w:w="1181"/>
        <w:gridCol w:w="1824"/>
      </w:tblGrid>
      <w:tr w:rsidR="00957439" w:rsidRPr="006A43DB" w14:paraId="1141A2D1" w14:textId="77777777" w:rsidTr="004258B0">
        <w:trPr>
          <w:trHeight w:val="315"/>
        </w:trPr>
        <w:tc>
          <w:tcPr>
            <w:tcW w:w="1615" w:type="dxa"/>
            <w:shd w:val="clear" w:color="auto" w:fill="F2F2F2" w:themeFill="background1" w:themeFillShade="F2"/>
            <w:noWrap/>
            <w:vAlign w:val="center"/>
            <w:hideMark/>
          </w:tcPr>
          <w:p w14:paraId="49966036" w14:textId="77777777" w:rsidR="00571BFA" w:rsidRPr="00CA69F1" w:rsidRDefault="00571BFA" w:rsidP="004258B0">
            <w:pPr>
              <w:jc w:val="center"/>
              <w:rPr>
                <w:b/>
              </w:rPr>
            </w:pPr>
            <w:r w:rsidRPr="00CA69F1">
              <w:rPr>
                <w:b/>
              </w:rPr>
              <w:t>Data Element</w:t>
            </w:r>
          </w:p>
        </w:tc>
        <w:tc>
          <w:tcPr>
            <w:tcW w:w="1440" w:type="dxa"/>
            <w:shd w:val="clear" w:color="auto" w:fill="F2F2F2" w:themeFill="background1" w:themeFillShade="F2"/>
            <w:noWrap/>
            <w:vAlign w:val="center"/>
            <w:hideMark/>
          </w:tcPr>
          <w:p w14:paraId="28F5C22C" w14:textId="77777777" w:rsidR="00571BFA" w:rsidRPr="00CA69F1" w:rsidRDefault="00571BFA" w:rsidP="004258B0">
            <w:pPr>
              <w:jc w:val="center"/>
              <w:rPr>
                <w:b/>
              </w:rPr>
            </w:pPr>
            <w:r w:rsidRPr="00CA69F1">
              <w:rPr>
                <w:b/>
              </w:rPr>
              <w:t>Required</w:t>
            </w:r>
          </w:p>
        </w:tc>
        <w:tc>
          <w:tcPr>
            <w:tcW w:w="2959" w:type="dxa"/>
            <w:shd w:val="clear" w:color="auto" w:fill="F2F2F2" w:themeFill="background1" w:themeFillShade="F2"/>
            <w:noWrap/>
            <w:vAlign w:val="center"/>
            <w:hideMark/>
          </w:tcPr>
          <w:p w14:paraId="7726E18E" w14:textId="77777777" w:rsidR="00571BFA" w:rsidRPr="00CA69F1" w:rsidRDefault="00571BFA" w:rsidP="004258B0">
            <w:pPr>
              <w:jc w:val="center"/>
              <w:rPr>
                <w:b/>
              </w:rPr>
            </w:pPr>
            <w:r w:rsidRPr="00CA69F1">
              <w:rPr>
                <w:b/>
              </w:rPr>
              <w:t>Description</w:t>
            </w:r>
          </w:p>
        </w:tc>
        <w:tc>
          <w:tcPr>
            <w:tcW w:w="1181" w:type="dxa"/>
            <w:shd w:val="clear" w:color="auto" w:fill="F2F2F2" w:themeFill="background1" w:themeFillShade="F2"/>
            <w:noWrap/>
            <w:vAlign w:val="center"/>
            <w:hideMark/>
          </w:tcPr>
          <w:p w14:paraId="29A8010B" w14:textId="77777777" w:rsidR="00571BFA" w:rsidRPr="00CA69F1" w:rsidRDefault="00571BFA" w:rsidP="004258B0">
            <w:pPr>
              <w:jc w:val="center"/>
              <w:rPr>
                <w:b/>
              </w:rPr>
            </w:pPr>
            <w:r w:rsidRPr="00CA69F1">
              <w:rPr>
                <w:b/>
              </w:rPr>
              <w:t>Data Type</w:t>
            </w:r>
          </w:p>
        </w:tc>
        <w:tc>
          <w:tcPr>
            <w:tcW w:w="1824" w:type="dxa"/>
            <w:shd w:val="clear" w:color="auto" w:fill="F2F2F2" w:themeFill="background1" w:themeFillShade="F2"/>
            <w:noWrap/>
            <w:vAlign w:val="center"/>
            <w:hideMark/>
          </w:tcPr>
          <w:p w14:paraId="2D3CD199" w14:textId="77777777" w:rsidR="00571BFA" w:rsidRPr="00CA69F1" w:rsidRDefault="00571BFA" w:rsidP="004258B0">
            <w:pPr>
              <w:jc w:val="center"/>
              <w:rPr>
                <w:b/>
              </w:rPr>
            </w:pPr>
            <w:r w:rsidRPr="00CA69F1">
              <w:rPr>
                <w:b/>
              </w:rPr>
              <w:t>Example Value</w:t>
            </w:r>
          </w:p>
        </w:tc>
      </w:tr>
      <w:tr w:rsidR="00957439" w:rsidRPr="006A43DB" w14:paraId="0DE50293" w14:textId="77777777" w:rsidTr="004258B0">
        <w:trPr>
          <w:trHeight w:val="315"/>
        </w:trPr>
        <w:tc>
          <w:tcPr>
            <w:tcW w:w="1615" w:type="dxa"/>
            <w:noWrap/>
            <w:hideMark/>
          </w:tcPr>
          <w:p w14:paraId="1E0FE34D" w14:textId="77777777" w:rsidR="00571BFA" w:rsidRPr="006A43DB" w:rsidRDefault="00571BFA" w:rsidP="00AF720F">
            <w:r w:rsidRPr="006A43DB">
              <w:t>Document ID</w:t>
            </w:r>
          </w:p>
        </w:tc>
        <w:tc>
          <w:tcPr>
            <w:tcW w:w="1440" w:type="dxa"/>
            <w:noWrap/>
            <w:hideMark/>
          </w:tcPr>
          <w:p w14:paraId="628FBD5D" w14:textId="77777777" w:rsidR="00571BFA" w:rsidRPr="006A43DB" w:rsidRDefault="00571BFA" w:rsidP="00AF720F">
            <w:r w:rsidRPr="006A43DB">
              <w:t>Y</w:t>
            </w:r>
          </w:p>
        </w:tc>
        <w:tc>
          <w:tcPr>
            <w:tcW w:w="2959" w:type="dxa"/>
            <w:noWrap/>
            <w:hideMark/>
          </w:tcPr>
          <w:p w14:paraId="3F60820F" w14:textId="77777777" w:rsidR="00571BFA" w:rsidRPr="006A43DB" w:rsidRDefault="00571BFA" w:rsidP="00AF720F">
            <w:r w:rsidRPr="006A43DB">
              <w:t>The unique identifier that is used to differential the document with the other documents.</w:t>
            </w:r>
          </w:p>
        </w:tc>
        <w:tc>
          <w:tcPr>
            <w:tcW w:w="1181" w:type="dxa"/>
            <w:noWrap/>
            <w:hideMark/>
          </w:tcPr>
          <w:p w14:paraId="746A5B27" w14:textId="77777777" w:rsidR="00571BFA" w:rsidRPr="006A43DB" w:rsidRDefault="00571BFA" w:rsidP="00AF720F">
            <w:r w:rsidRPr="006A43DB">
              <w:t>String (Numerical)</w:t>
            </w:r>
          </w:p>
        </w:tc>
        <w:tc>
          <w:tcPr>
            <w:tcW w:w="1824" w:type="dxa"/>
            <w:noWrap/>
            <w:hideMark/>
          </w:tcPr>
          <w:p w14:paraId="2F37E1FA" w14:textId="77777777" w:rsidR="00571BFA" w:rsidRPr="006A43DB" w:rsidRDefault="00571BFA" w:rsidP="00AF720F">
            <w:r w:rsidRPr="006A43DB">
              <w:t>doc.1</w:t>
            </w:r>
          </w:p>
        </w:tc>
      </w:tr>
      <w:tr w:rsidR="00957439" w:rsidRPr="006A43DB" w14:paraId="3F1896E4" w14:textId="77777777" w:rsidTr="004258B0">
        <w:trPr>
          <w:trHeight w:val="315"/>
        </w:trPr>
        <w:tc>
          <w:tcPr>
            <w:tcW w:w="1615" w:type="dxa"/>
            <w:noWrap/>
            <w:hideMark/>
          </w:tcPr>
          <w:p w14:paraId="25A07135" w14:textId="77777777" w:rsidR="00571BFA" w:rsidRPr="006A43DB" w:rsidRDefault="00571BFA" w:rsidP="00AF720F">
            <w:r w:rsidRPr="006A43DB">
              <w:t>Document Name</w:t>
            </w:r>
          </w:p>
        </w:tc>
        <w:tc>
          <w:tcPr>
            <w:tcW w:w="1440" w:type="dxa"/>
            <w:noWrap/>
            <w:hideMark/>
          </w:tcPr>
          <w:p w14:paraId="1723D3C0" w14:textId="77777777" w:rsidR="00571BFA" w:rsidRPr="006A43DB" w:rsidRDefault="00571BFA" w:rsidP="00AF720F">
            <w:r w:rsidRPr="006A43DB">
              <w:t>N</w:t>
            </w:r>
          </w:p>
        </w:tc>
        <w:tc>
          <w:tcPr>
            <w:tcW w:w="2959" w:type="dxa"/>
            <w:noWrap/>
            <w:hideMark/>
          </w:tcPr>
          <w:p w14:paraId="547F29E4" w14:textId="77777777" w:rsidR="00571BFA" w:rsidRPr="006A43DB" w:rsidRDefault="00571BFA" w:rsidP="00AF720F">
            <w:r w:rsidRPr="006A43DB">
              <w:t>The name of the document.</w:t>
            </w:r>
          </w:p>
        </w:tc>
        <w:tc>
          <w:tcPr>
            <w:tcW w:w="1181" w:type="dxa"/>
            <w:noWrap/>
            <w:hideMark/>
          </w:tcPr>
          <w:p w14:paraId="2D76F210" w14:textId="77777777" w:rsidR="00571BFA" w:rsidRPr="006A43DB" w:rsidRDefault="00571BFA" w:rsidP="00AF720F">
            <w:r w:rsidRPr="006A43DB">
              <w:t>String</w:t>
            </w:r>
          </w:p>
        </w:tc>
        <w:tc>
          <w:tcPr>
            <w:tcW w:w="1824" w:type="dxa"/>
            <w:noWrap/>
            <w:hideMark/>
          </w:tcPr>
          <w:p w14:paraId="4731084F" w14:textId="77777777" w:rsidR="00571BFA" w:rsidRPr="006A43DB" w:rsidRDefault="00571BFA" w:rsidP="00AF720F">
            <w:r w:rsidRPr="006A43DB">
              <w:t>User manual for MiniVol</w:t>
            </w:r>
          </w:p>
        </w:tc>
      </w:tr>
      <w:tr w:rsidR="00957439" w:rsidRPr="006A43DB" w14:paraId="75138A52" w14:textId="77777777" w:rsidTr="004258B0">
        <w:trPr>
          <w:trHeight w:val="315"/>
        </w:trPr>
        <w:tc>
          <w:tcPr>
            <w:tcW w:w="1615" w:type="dxa"/>
            <w:noWrap/>
            <w:hideMark/>
          </w:tcPr>
          <w:p w14:paraId="2D617AA7" w14:textId="77777777" w:rsidR="00571BFA" w:rsidRPr="006A43DB" w:rsidRDefault="00571BFA" w:rsidP="00AF720F">
            <w:r w:rsidRPr="006A43DB">
              <w:t>Document Category</w:t>
            </w:r>
          </w:p>
        </w:tc>
        <w:tc>
          <w:tcPr>
            <w:tcW w:w="1440" w:type="dxa"/>
            <w:noWrap/>
            <w:hideMark/>
          </w:tcPr>
          <w:p w14:paraId="0FAB19A2" w14:textId="77777777" w:rsidR="00571BFA" w:rsidRPr="006A43DB" w:rsidRDefault="00571BFA" w:rsidP="00AF720F">
            <w:r w:rsidRPr="006A43DB">
              <w:t>N</w:t>
            </w:r>
          </w:p>
        </w:tc>
        <w:tc>
          <w:tcPr>
            <w:tcW w:w="2959" w:type="dxa"/>
            <w:noWrap/>
            <w:hideMark/>
          </w:tcPr>
          <w:p w14:paraId="320321D6" w14:textId="77777777" w:rsidR="00571BFA" w:rsidRPr="006A43DB" w:rsidRDefault="00571BFA" w:rsidP="00AF720F">
            <w:r w:rsidRPr="006A43DB">
              <w:t>The category of the document.</w:t>
            </w:r>
          </w:p>
        </w:tc>
        <w:tc>
          <w:tcPr>
            <w:tcW w:w="1181" w:type="dxa"/>
            <w:noWrap/>
            <w:hideMark/>
          </w:tcPr>
          <w:p w14:paraId="3D35DB3F" w14:textId="77777777" w:rsidR="00571BFA" w:rsidRPr="006A43DB" w:rsidRDefault="00571BFA" w:rsidP="00AF720F">
            <w:r w:rsidRPr="006A43DB">
              <w:t>Category</w:t>
            </w:r>
          </w:p>
        </w:tc>
        <w:tc>
          <w:tcPr>
            <w:tcW w:w="1824" w:type="dxa"/>
            <w:noWrap/>
            <w:hideMark/>
          </w:tcPr>
          <w:p w14:paraId="5628C4D2" w14:textId="77777777" w:rsidR="00571BFA" w:rsidRPr="006A43DB" w:rsidRDefault="00571BFA" w:rsidP="00AF720F">
            <w:r w:rsidRPr="006A43DB">
              <w:t xml:space="preserve">User manual, calibration guideline, </w:t>
            </w:r>
            <w:r w:rsidRPr="006A43DB">
              <w:lastRenderedPageBreak/>
              <w:t>topography map, location photo</w:t>
            </w:r>
          </w:p>
        </w:tc>
      </w:tr>
      <w:tr w:rsidR="00957439" w:rsidRPr="006A43DB" w14:paraId="70192126" w14:textId="77777777" w:rsidTr="004258B0">
        <w:trPr>
          <w:trHeight w:val="315"/>
        </w:trPr>
        <w:tc>
          <w:tcPr>
            <w:tcW w:w="1615" w:type="dxa"/>
            <w:noWrap/>
            <w:hideMark/>
          </w:tcPr>
          <w:p w14:paraId="09AE6A6C" w14:textId="77777777" w:rsidR="00571BFA" w:rsidRPr="006A43DB" w:rsidRDefault="00571BFA" w:rsidP="00AF720F">
            <w:r w:rsidRPr="006A43DB">
              <w:t>Document Type</w:t>
            </w:r>
          </w:p>
        </w:tc>
        <w:tc>
          <w:tcPr>
            <w:tcW w:w="1440" w:type="dxa"/>
            <w:noWrap/>
            <w:hideMark/>
          </w:tcPr>
          <w:p w14:paraId="033563D1" w14:textId="77777777" w:rsidR="00571BFA" w:rsidRPr="006A43DB" w:rsidRDefault="00571BFA" w:rsidP="00AF720F">
            <w:r w:rsidRPr="006A43DB">
              <w:t>N</w:t>
            </w:r>
          </w:p>
        </w:tc>
        <w:tc>
          <w:tcPr>
            <w:tcW w:w="2959" w:type="dxa"/>
            <w:noWrap/>
            <w:hideMark/>
          </w:tcPr>
          <w:p w14:paraId="3242ED58" w14:textId="77777777" w:rsidR="00571BFA" w:rsidRPr="006A43DB" w:rsidRDefault="00571BFA" w:rsidP="00AF720F">
            <w:r w:rsidRPr="006A43DB">
              <w:t>The type of the document.</w:t>
            </w:r>
          </w:p>
        </w:tc>
        <w:tc>
          <w:tcPr>
            <w:tcW w:w="1181" w:type="dxa"/>
            <w:noWrap/>
            <w:hideMark/>
          </w:tcPr>
          <w:p w14:paraId="4C980716" w14:textId="77777777" w:rsidR="00571BFA" w:rsidRPr="006A43DB" w:rsidRDefault="00571BFA" w:rsidP="00AF720F">
            <w:r w:rsidRPr="006A43DB">
              <w:t>Category</w:t>
            </w:r>
          </w:p>
        </w:tc>
        <w:tc>
          <w:tcPr>
            <w:tcW w:w="1824" w:type="dxa"/>
            <w:noWrap/>
            <w:hideMark/>
          </w:tcPr>
          <w:p w14:paraId="7F54B7B9" w14:textId="77777777" w:rsidR="00571BFA" w:rsidRPr="006A43DB" w:rsidRDefault="00571BFA" w:rsidP="00AF720F">
            <w:r w:rsidRPr="006A43DB">
              <w:t>Hardcopy, online, electronic copy</w:t>
            </w:r>
          </w:p>
        </w:tc>
      </w:tr>
      <w:tr w:rsidR="00957439" w:rsidRPr="006A43DB" w14:paraId="0703EBFD" w14:textId="77777777" w:rsidTr="004258B0">
        <w:trPr>
          <w:trHeight w:val="315"/>
        </w:trPr>
        <w:tc>
          <w:tcPr>
            <w:tcW w:w="1615" w:type="dxa"/>
            <w:noWrap/>
            <w:hideMark/>
          </w:tcPr>
          <w:p w14:paraId="0F19B335" w14:textId="77777777" w:rsidR="00571BFA" w:rsidRPr="006A43DB" w:rsidRDefault="00571BFA" w:rsidP="00AF720F">
            <w:r w:rsidRPr="006A43DB">
              <w:t>Document Storage Location</w:t>
            </w:r>
          </w:p>
        </w:tc>
        <w:tc>
          <w:tcPr>
            <w:tcW w:w="1440" w:type="dxa"/>
            <w:noWrap/>
            <w:hideMark/>
          </w:tcPr>
          <w:p w14:paraId="67FCAA3B" w14:textId="77777777" w:rsidR="00571BFA" w:rsidRPr="006A43DB" w:rsidRDefault="00571BFA" w:rsidP="00AF720F">
            <w:r w:rsidRPr="006A43DB">
              <w:t>N</w:t>
            </w:r>
          </w:p>
        </w:tc>
        <w:tc>
          <w:tcPr>
            <w:tcW w:w="2959" w:type="dxa"/>
            <w:noWrap/>
            <w:hideMark/>
          </w:tcPr>
          <w:p w14:paraId="631B7931" w14:textId="77777777" w:rsidR="00571BFA" w:rsidRPr="006A43DB" w:rsidRDefault="00571BFA" w:rsidP="00AF720F">
            <w:r w:rsidRPr="006A43DB">
              <w:t>The location where the document is stored. This could be a physical place, on the hardware, or online. If online, the URL might be provided.</w:t>
            </w:r>
          </w:p>
        </w:tc>
        <w:tc>
          <w:tcPr>
            <w:tcW w:w="1181" w:type="dxa"/>
            <w:noWrap/>
            <w:hideMark/>
          </w:tcPr>
          <w:p w14:paraId="30052BE3" w14:textId="77777777" w:rsidR="00571BFA" w:rsidRPr="006A43DB" w:rsidRDefault="00571BFA" w:rsidP="00AF720F">
            <w:r w:rsidRPr="006A43DB">
              <w:t>String</w:t>
            </w:r>
          </w:p>
        </w:tc>
        <w:tc>
          <w:tcPr>
            <w:tcW w:w="1824" w:type="dxa"/>
            <w:noWrap/>
            <w:hideMark/>
          </w:tcPr>
          <w:p w14:paraId="51716A32" w14:textId="77777777" w:rsidR="00571BFA" w:rsidRPr="006A43DB" w:rsidRDefault="00571BFA" w:rsidP="00AF720F">
            <w:r w:rsidRPr="006A43DB">
              <w:t>In the shipping box, in the database, in the hardware</w:t>
            </w:r>
          </w:p>
        </w:tc>
      </w:tr>
      <w:tr w:rsidR="00957439" w:rsidRPr="006A43DB" w14:paraId="6E4D478F" w14:textId="77777777" w:rsidTr="004258B0">
        <w:trPr>
          <w:trHeight w:val="315"/>
        </w:trPr>
        <w:tc>
          <w:tcPr>
            <w:tcW w:w="1615" w:type="dxa"/>
            <w:noWrap/>
            <w:hideMark/>
          </w:tcPr>
          <w:p w14:paraId="3C810AFF" w14:textId="77777777" w:rsidR="00571BFA" w:rsidRPr="006A43DB" w:rsidRDefault="00571BFA" w:rsidP="00AF720F">
            <w:r w:rsidRPr="006A43DB">
              <w:t>Document Storage File Format</w:t>
            </w:r>
          </w:p>
        </w:tc>
        <w:tc>
          <w:tcPr>
            <w:tcW w:w="1440" w:type="dxa"/>
            <w:noWrap/>
            <w:hideMark/>
          </w:tcPr>
          <w:p w14:paraId="3D8FBA6B" w14:textId="77777777" w:rsidR="00571BFA" w:rsidRPr="006A43DB" w:rsidRDefault="00571BFA" w:rsidP="00AF720F">
            <w:r w:rsidRPr="006A43DB">
              <w:t>N</w:t>
            </w:r>
          </w:p>
        </w:tc>
        <w:tc>
          <w:tcPr>
            <w:tcW w:w="2959" w:type="dxa"/>
            <w:noWrap/>
            <w:hideMark/>
          </w:tcPr>
          <w:p w14:paraId="4DEF7648" w14:textId="77777777" w:rsidR="00571BFA" w:rsidRPr="006A43DB" w:rsidRDefault="00571BFA" w:rsidP="00AF720F">
            <w:r w:rsidRPr="006A43DB">
              <w:t>If electronic, the document file format.</w:t>
            </w:r>
          </w:p>
        </w:tc>
        <w:tc>
          <w:tcPr>
            <w:tcW w:w="1181" w:type="dxa"/>
            <w:noWrap/>
            <w:hideMark/>
          </w:tcPr>
          <w:p w14:paraId="76999912" w14:textId="77777777" w:rsidR="00571BFA" w:rsidRPr="006A43DB" w:rsidRDefault="00571BFA" w:rsidP="00AF720F">
            <w:r w:rsidRPr="006A43DB">
              <w:t>Category</w:t>
            </w:r>
          </w:p>
        </w:tc>
        <w:tc>
          <w:tcPr>
            <w:tcW w:w="1824" w:type="dxa"/>
            <w:noWrap/>
            <w:hideMark/>
          </w:tcPr>
          <w:p w14:paraId="7D923D79" w14:textId="77777777" w:rsidR="00571BFA" w:rsidRPr="006A43DB" w:rsidRDefault="00571BFA" w:rsidP="00AF720F">
            <w:r w:rsidRPr="006A43DB">
              <w:t>pdf, MS world, HTML, ASCII</w:t>
            </w:r>
          </w:p>
        </w:tc>
      </w:tr>
      <w:tr w:rsidR="00957439" w:rsidRPr="006A43DB" w14:paraId="31E0C21D" w14:textId="77777777" w:rsidTr="004258B0">
        <w:trPr>
          <w:trHeight w:val="315"/>
        </w:trPr>
        <w:tc>
          <w:tcPr>
            <w:tcW w:w="1615" w:type="dxa"/>
            <w:noWrap/>
            <w:hideMark/>
          </w:tcPr>
          <w:p w14:paraId="25BF3BDA" w14:textId="77777777" w:rsidR="00571BFA" w:rsidRPr="006A43DB" w:rsidRDefault="00571BFA" w:rsidP="00AF720F">
            <w:r w:rsidRPr="006A43DB">
              <w:t>Document Version</w:t>
            </w:r>
          </w:p>
        </w:tc>
        <w:tc>
          <w:tcPr>
            <w:tcW w:w="1440" w:type="dxa"/>
            <w:noWrap/>
            <w:hideMark/>
          </w:tcPr>
          <w:p w14:paraId="3467DA43" w14:textId="77777777" w:rsidR="00571BFA" w:rsidRPr="006A43DB" w:rsidRDefault="00571BFA" w:rsidP="00AF720F">
            <w:r w:rsidRPr="006A43DB">
              <w:t>N</w:t>
            </w:r>
          </w:p>
        </w:tc>
        <w:tc>
          <w:tcPr>
            <w:tcW w:w="2959" w:type="dxa"/>
            <w:noWrap/>
            <w:hideMark/>
          </w:tcPr>
          <w:p w14:paraId="0F2CFB6F" w14:textId="77777777" w:rsidR="00571BFA" w:rsidRPr="006A43DB" w:rsidRDefault="00571BFA" w:rsidP="00AF720F">
            <w:r w:rsidRPr="006A43DB">
              <w:t>The version of the document.</w:t>
            </w:r>
          </w:p>
        </w:tc>
        <w:tc>
          <w:tcPr>
            <w:tcW w:w="1181" w:type="dxa"/>
            <w:noWrap/>
            <w:hideMark/>
          </w:tcPr>
          <w:p w14:paraId="4BB6828D" w14:textId="77777777" w:rsidR="00571BFA" w:rsidRPr="006A43DB" w:rsidRDefault="00571BFA" w:rsidP="00AF720F">
            <w:r w:rsidRPr="006A43DB">
              <w:t>String (Numerical)</w:t>
            </w:r>
          </w:p>
        </w:tc>
        <w:tc>
          <w:tcPr>
            <w:tcW w:w="1824" w:type="dxa"/>
            <w:noWrap/>
            <w:hideMark/>
          </w:tcPr>
          <w:p w14:paraId="33BB4206" w14:textId="77777777" w:rsidR="00571BFA" w:rsidRPr="006A43DB" w:rsidRDefault="00571BFA" w:rsidP="00AF720F">
            <w:r w:rsidRPr="006A43DB">
              <w:t>1.0.0;1.0.1, alpha, beta</w:t>
            </w:r>
          </w:p>
        </w:tc>
      </w:tr>
      <w:tr w:rsidR="00957439" w:rsidRPr="006A43DB" w14:paraId="2F43536B" w14:textId="77777777" w:rsidTr="004258B0">
        <w:trPr>
          <w:trHeight w:val="315"/>
        </w:trPr>
        <w:tc>
          <w:tcPr>
            <w:tcW w:w="1615" w:type="dxa"/>
            <w:noWrap/>
            <w:hideMark/>
          </w:tcPr>
          <w:p w14:paraId="16839586" w14:textId="77777777" w:rsidR="00571BFA" w:rsidRPr="006A43DB" w:rsidRDefault="00571BFA" w:rsidP="00AF720F">
            <w:r w:rsidRPr="006A43DB">
              <w:t>Document URL</w:t>
            </w:r>
          </w:p>
        </w:tc>
        <w:tc>
          <w:tcPr>
            <w:tcW w:w="1440" w:type="dxa"/>
            <w:noWrap/>
            <w:hideMark/>
          </w:tcPr>
          <w:p w14:paraId="510BF7FE" w14:textId="77777777" w:rsidR="00571BFA" w:rsidRPr="006A43DB" w:rsidRDefault="00571BFA" w:rsidP="00AF720F">
            <w:r w:rsidRPr="006A43DB">
              <w:t>N</w:t>
            </w:r>
          </w:p>
        </w:tc>
        <w:tc>
          <w:tcPr>
            <w:tcW w:w="2959" w:type="dxa"/>
            <w:noWrap/>
            <w:hideMark/>
          </w:tcPr>
          <w:p w14:paraId="53359B99" w14:textId="77777777" w:rsidR="00571BFA" w:rsidRPr="006A43DB" w:rsidRDefault="00571BFA" w:rsidP="00AF720F">
            <w:r w:rsidRPr="006A43DB">
              <w:t>URL of the document, if online.</w:t>
            </w:r>
          </w:p>
        </w:tc>
        <w:tc>
          <w:tcPr>
            <w:tcW w:w="1181" w:type="dxa"/>
            <w:noWrap/>
            <w:hideMark/>
          </w:tcPr>
          <w:p w14:paraId="4A9F0BA2" w14:textId="77777777" w:rsidR="00571BFA" w:rsidRPr="006A43DB" w:rsidRDefault="00571BFA" w:rsidP="00AF720F">
            <w:r w:rsidRPr="006A43DB">
              <w:t>String</w:t>
            </w:r>
          </w:p>
        </w:tc>
        <w:tc>
          <w:tcPr>
            <w:tcW w:w="1824" w:type="dxa"/>
            <w:noWrap/>
            <w:hideMark/>
          </w:tcPr>
          <w:p w14:paraId="528E1187" w14:textId="77777777" w:rsidR="00571BFA" w:rsidRPr="006A43DB" w:rsidRDefault="001E5542" w:rsidP="00AF720F">
            <w:pPr>
              <w:rPr>
                <w:u w:val="single"/>
              </w:rPr>
            </w:pPr>
            <w:hyperlink r:id="rId29" w:history="1">
              <w:r w:rsidR="00571BFA" w:rsidRPr="006A43DB">
                <w:rPr>
                  <w:rStyle w:val="Hyperlink"/>
                </w:rPr>
                <w:t>http://www.airmetrics.com/products/minivol/</w:t>
              </w:r>
            </w:hyperlink>
          </w:p>
        </w:tc>
      </w:tr>
    </w:tbl>
    <w:p w14:paraId="60C22AFC" w14:textId="77777777" w:rsidR="00AD4CCC" w:rsidRDefault="00AD4CCC">
      <w:pPr>
        <w:ind w:left="720"/>
      </w:pPr>
    </w:p>
    <w:p w14:paraId="13F7F844" w14:textId="77777777" w:rsidR="00AD4CCC" w:rsidRDefault="009F3290" w:rsidP="00A065B2">
      <w:pPr>
        <w:numPr>
          <w:ilvl w:val="2"/>
          <w:numId w:val="10"/>
        </w:numPr>
        <w:ind w:left="540" w:firstLine="0"/>
        <w:contextualSpacing/>
        <w:jc w:val="both"/>
      </w:pPr>
      <w:r>
        <w:t xml:space="preserve">Conventions </w:t>
      </w:r>
    </w:p>
    <w:p w14:paraId="1EDA8F3E" w14:textId="03672513" w:rsidR="00035A1C" w:rsidRDefault="009F3290" w:rsidP="00A065B2">
      <w:pPr>
        <w:pStyle w:val="ListParagraph"/>
        <w:numPr>
          <w:ilvl w:val="0"/>
          <w:numId w:val="26"/>
        </w:numPr>
        <w:jc w:val="both"/>
      </w:pPr>
      <w:r>
        <w:t>Each Document will have a unique Document ID.</w:t>
      </w:r>
    </w:p>
    <w:p w14:paraId="4B9F200C" w14:textId="77777777" w:rsidR="00035A1C" w:rsidRDefault="00035A1C" w:rsidP="00A065B2">
      <w:pPr>
        <w:pStyle w:val="Heading2"/>
        <w:numPr>
          <w:ilvl w:val="1"/>
          <w:numId w:val="10"/>
        </w:numPr>
        <w:ind w:left="540" w:firstLine="0"/>
        <w:jc w:val="both"/>
      </w:pPr>
      <w:bookmarkStart w:id="52" w:name="_Toc465089040"/>
      <w:r>
        <w:t>Sample Collection</w:t>
      </w:r>
      <w:bookmarkEnd w:id="52"/>
      <w:r>
        <w:t xml:space="preserve"> </w:t>
      </w:r>
    </w:p>
    <w:p w14:paraId="5686C51A" w14:textId="5CB12333" w:rsidR="00035A1C" w:rsidRDefault="00646AFE" w:rsidP="00A065B2">
      <w:pPr>
        <w:ind w:firstLine="720"/>
        <w:jc w:val="both"/>
      </w:pPr>
      <w:r>
        <w:t xml:space="preserve">The Sample data element is a list of metadata elements that describe the characteristics of samples collected by the instrument and the </w:t>
      </w:r>
      <w:r w:rsidRPr="00D5230B">
        <w:t>procedure</w:t>
      </w:r>
      <w:r>
        <w:t xml:space="preserve"> used for sample collection.</w:t>
      </w:r>
    </w:p>
    <w:p w14:paraId="0B446CB0" w14:textId="77777777" w:rsidR="00035A1C" w:rsidRDefault="00035A1C"/>
    <w:p w14:paraId="30F8C49F" w14:textId="5DA7B498" w:rsidR="00A065B2" w:rsidRDefault="00A065B2" w:rsidP="00A065B2">
      <w:pPr>
        <w:pStyle w:val="Caption"/>
        <w:spacing w:after="0"/>
        <w:jc w:val="both"/>
      </w:pPr>
      <w:bookmarkStart w:id="53" w:name="_Toc465088949"/>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10</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Sample Collection</w:t>
      </w:r>
      <w:r w:rsidRPr="000C1D6C">
        <w:rPr>
          <w:i w:val="0"/>
          <w:color w:val="auto"/>
          <w:sz w:val="22"/>
          <w:szCs w:val="22"/>
        </w:rPr>
        <w:t xml:space="preserve"> entity details.</w:t>
      </w:r>
      <w:bookmarkEnd w:id="53"/>
    </w:p>
    <w:tbl>
      <w:tblPr>
        <w:tblStyle w:val="TableGrid"/>
        <w:tblW w:w="9085" w:type="dxa"/>
        <w:tblLook w:val="04A0" w:firstRow="1" w:lastRow="0" w:firstColumn="1" w:lastColumn="0" w:noHBand="0" w:noVBand="1"/>
      </w:tblPr>
      <w:tblGrid>
        <w:gridCol w:w="1555"/>
        <w:gridCol w:w="1320"/>
        <w:gridCol w:w="2680"/>
        <w:gridCol w:w="1269"/>
        <w:gridCol w:w="2261"/>
      </w:tblGrid>
      <w:tr w:rsidR="00035A1C" w:rsidRPr="006A43DB" w14:paraId="02811D3D" w14:textId="77777777" w:rsidTr="00CF03CD">
        <w:trPr>
          <w:trHeight w:val="300"/>
        </w:trPr>
        <w:tc>
          <w:tcPr>
            <w:tcW w:w="1555" w:type="dxa"/>
            <w:shd w:val="clear" w:color="auto" w:fill="F2F2F2" w:themeFill="background1" w:themeFillShade="F2"/>
            <w:noWrap/>
            <w:vAlign w:val="center"/>
            <w:hideMark/>
          </w:tcPr>
          <w:p w14:paraId="5C5788DE" w14:textId="77777777" w:rsidR="00035A1C" w:rsidRPr="006A43DB" w:rsidRDefault="00035A1C" w:rsidP="00CF03CD">
            <w:pPr>
              <w:jc w:val="center"/>
              <w:rPr>
                <w:b/>
                <w:bCs/>
              </w:rPr>
            </w:pPr>
            <w:r w:rsidRPr="006A43DB">
              <w:rPr>
                <w:b/>
                <w:bCs/>
              </w:rPr>
              <w:t>Data Element</w:t>
            </w:r>
          </w:p>
        </w:tc>
        <w:tc>
          <w:tcPr>
            <w:tcW w:w="1320" w:type="dxa"/>
            <w:shd w:val="clear" w:color="auto" w:fill="F2F2F2" w:themeFill="background1" w:themeFillShade="F2"/>
            <w:vAlign w:val="center"/>
            <w:hideMark/>
          </w:tcPr>
          <w:p w14:paraId="252A8B49" w14:textId="77777777" w:rsidR="00035A1C" w:rsidRPr="006A43DB" w:rsidRDefault="00035A1C" w:rsidP="00CF03CD">
            <w:pPr>
              <w:jc w:val="center"/>
              <w:rPr>
                <w:b/>
                <w:bCs/>
              </w:rPr>
            </w:pPr>
            <w:r w:rsidRPr="006A43DB">
              <w:rPr>
                <w:b/>
                <w:bCs/>
              </w:rPr>
              <w:t>Required</w:t>
            </w:r>
          </w:p>
        </w:tc>
        <w:tc>
          <w:tcPr>
            <w:tcW w:w="2680" w:type="dxa"/>
            <w:shd w:val="clear" w:color="auto" w:fill="F2F2F2" w:themeFill="background1" w:themeFillShade="F2"/>
            <w:vAlign w:val="center"/>
            <w:hideMark/>
          </w:tcPr>
          <w:p w14:paraId="6C2E32CE" w14:textId="77777777" w:rsidR="00035A1C" w:rsidRPr="006A43DB" w:rsidRDefault="00035A1C" w:rsidP="00CF03CD">
            <w:pPr>
              <w:jc w:val="center"/>
              <w:rPr>
                <w:b/>
                <w:bCs/>
              </w:rPr>
            </w:pPr>
            <w:r w:rsidRPr="006A43DB">
              <w:rPr>
                <w:b/>
                <w:bCs/>
              </w:rPr>
              <w:t>Description</w:t>
            </w:r>
          </w:p>
        </w:tc>
        <w:tc>
          <w:tcPr>
            <w:tcW w:w="1269" w:type="dxa"/>
            <w:shd w:val="clear" w:color="auto" w:fill="F2F2F2" w:themeFill="background1" w:themeFillShade="F2"/>
            <w:noWrap/>
            <w:vAlign w:val="center"/>
            <w:hideMark/>
          </w:tcPr>
          <w:p w14:paraId="435FE705" w14:textId="77777777" w:rsidR="00035A1C" w:rsidRPr="006A43DB" w:rsidRDefault="00035A1C" w:rsidP="00CF03CD">
            <w:pPr>
              <w:jc w:val="center"/>
              <w:rPr>
                <w:b/>
                <w:bCs/>
              </w:rPr>
            </w:pPr>
            <w:r w:rsidRPr="006A43DB">
              <w:rPr>
                <w:b/>
                <w:bCs/>
              </w:rPr>
              <w:t>Data Type</w:t>
            </w:r>
          </w:p>
        </w:tc>
        <w:tc>
          <w:tcPr>
            <w:tcW w:w="2261" w:type="dxa"/>
            <w:shd w:val="clear" w:color="auto" w:fill="F2F2F2" w:themeFill="background1" w:themeFillShade="F2"/>
            <w:noWrap/>
            <w:vAlign w:val="center"/>
            <w:hideMark/>
          </w:tcPr>
          <w:p w14:paraId="512E9118" w14:textId="77777777" w:rsidR="00035A1C" w:rsidRPr="006A43DB" w:rsidRDefault="00035A1C" w:rsidP="00CF03CD">
            <w:pPr>
              <w:jc w:val="center"/>
              <w:rPr>
                <w:b/>
                <w:bCs/>
              </w:rPr>
            </w:pPr>
            <w:r w:rsidRPr="006A43DB">
              <w:rPr>
                <w:b/>
                <w:bCs/>
              </w:rPr>
              <w:t>Example Values</w:t>
            </w:r>
          </w:p>
        </w:tc>
      </w:tr>
      <w:tr w:rsidR="00035A1C" w:rsidRPr="006A43DB" w14:paraId="3A5F36D2" w14:textId="77777777" w:rsidTr="00CF03CD">
        <w:trPr>
          <w:trHeight w:val="315"/>
        </w:trPr>
        <w:tc>
          <w:tcPr>
            <w:tcW w:w="1555" w:type="dxa"/>
            <w:noWrap/>
            <w:hideMark/>
          </w:tcPr>
          <w:p w14:paraId="2E4B66A2" w14:textId="77777777" w:rsidR="00035A1C" w:rsidRPr="006A43DB" w:rsidRDefault="00035A1C" w:rsidP="00AF720F">
            <w:r w:rsidRPr="006A43DB">
              <w:t>Type of Collection</w:t>
            </w:r>
          </w:p>
        </w:tc>
        <w:tc>
          <w:tcPr>
            <w:tcW w:w="1320" w:type="dxa"/>
            <w:noWrap/>
            <w:hideMark/>
          </w:tcPr>
          <w:p w14:paraId="1DAD148C" w14:textId="77777777" w:rsidR="00035A1C" w:rsidRPr="006A43DB" w:rsidRDefault="00035A1C" w:rsidP="00AF720F">
            <w:r w:rsidRPr="006A43DB">
              <w:t>N</w:t>
            </w:r>
          </w:p>
        </w:tc>
        <w:tc>
          <w:tcPr>
            <w:tcW w:w="2680" w:type="dxa"/>
            <w:noWrap/>
            <w:hideMark/>
          </w:tcPr>
          <w:p w14:paraId="13F9F21D" w14:textId="77777777" w:rsidR="00035A1C" w:rsidRPr="006A43DB" w:rsidRDefault="00035A1C" w:rsidP="00AF720F">
            <w:r w:rsidRPr="006A43DB">
              <w:t>How the sensor collects data</w:t>
            </w:r>
          </w:p>
        </w:tc>
        <w:tc>
          <w:tcPr>
            <w:tcW w:w="1269" w:type="dxa"/>
            <w:noWrap/>
            <w:hideMark/>
          </w:tcPr>
          <w:p w14:paraId="76C9FF4D" w14:textId="77777777" w:rsidR="00035A1C" w:rsidRPr="006A43DB" w:rsidRDefault="00035A1C" w:rsidP="00AF720F">
            <w:r w:rsidRPr="006A43DB">
              <w:t>Category</w:t>
            </w:r>
          </w:p>
        </w:tc>
        <w:tc>
          <w:tcPr>
            <w:tcW w:w="2261" w:type="dxa"/>
            <w:noWrap/>
            <w:hideMark/>
          </w:tcPr>
          <w:p w14:paraId="3E5412BA" w14:textId="77777777" w:rsidR="00035A1C" w:rsidRPr="006A43DB" w:rsidRDefault="00035A1C" w:rsidP="00AF720F">
            <w:r w:rsidRPr="006A43DB">
              <w:t>Filter, bag, cartridge</w:t>
            </w:r>
          </w:p>
        </w:tc>
      </w:tr>
      <w:tr w:rsidR="00035A1C" w:rsidRPr="006A43DB" w14:paraId="23678DA5" w14:textId="77777777" w:rsidTr="00CF03CD">
        <w:trPr>
          <w:trHeight w:val="315"/>
        </w:trPr>
        <w:tc>
          <w:tcPr>
            <w:tcW w:w="1555" w:type="dxa"/>
            <w:noWrap/>
            <w:hideMark/>
          </w:tcPr>
          <w:p w14:paraId="71C6FA8A" w14:textId="77777777" w:rsidR="00035A1C" w:rsidRPr="006A43DB" w:rsidRDefault="00035A1C" w:rsidP="00AF720F">
            <w:r w:rsidRPr="006A43DB">
              <w:t>Processing Procedure</w:t>
            </w:r>
          </w:p>
        </w:tc>
        <w:tc>
          <w:tcPr>
            <w:tcW w:w="1320" w:type="dxa"/>
            <w:noWrap/>
            <w:hideMark/>
          </w:tcPr>
          <w:p w14:paraId="798681AE" w14:textId="77777777" w:rsidR="00035A1C" w:rsidRPr="006A43DB" w:rsidRDefault="00035A1C" w:rsidP="00AF720F">
            <w:r w:rsidRPr="006A43DB">
              <w:t>N</w:t>
            </w:r>
          </w:p>
        </w:tc>
        <w:tc>
          <w:tcPr>
            <w:tcW w:w="2680" w:type="dxa"/>
            <w:noWrap/>
            <w:hideMark/>
          </w:tcPr>
          <w:p w14:paraId="3829F2A9" w14:textId="77777777" w:rsidR="00035A1C" w:rsidRPr="006A43DB" w:rsidRDefault="00035A1C" w:rsidP="00AF720F">
            <w:r w:rsidRPr="006A43DB">
              <w:t>How to find the value of the measurement</w:t>
            </w:r>
          </w:p>
        </w:tc>
        <w:tc>
          <w:tcPr>
            <w:tcW w:w="1269" w:type="dxa"/>
            <w:noWrap/>
            <w:hideMark/>
          </w:tcPr>
          <w:p w14:paraId="3C4F2060" w14:textId="77777777" w:rsidR="00035A1C" w:rsidRPr="006A43DB" w:rsidRDefault="00035A1C" w:rsidP="00AF720F">
            <w:r w:rsidRPr="006A43DB">
              <w:t>Text</w:t>
            </w:r>
          </w:p>
        </w:tc>
        <w:tc>
          <w:tcPr>
            <w:tcW w:w="2261" w:type="dxa"/>
            <w:noWrap/>
            <w:hideMark/>
          </w:tcPr>
          <w:p w14:paraId="4299DAB1" w14:textId="77777777" w:rsidR="00035A1C" w:rsidRPr="006A43DB" w:rsidRDefault="00035A1C" w:rsidP="00AF720F">
            <w:r w:rsidRPr="006A43DB">
              <w:t>Weight, Send to Lab</w:t>
            </w:r>
          </w:p>
        </w:tc>
      </w:tr>
      <w:tr w:rsidR="00035A1C" w:rsidRPr="006A43DB" w14:paraId="0B84847F" w14:textId="77777777" w:rsidTr="00CF03CD">
        <w:trPr>
          <w:trHeight w:val="315"/>
        </w:trPr>
        <w:tc>
          <w:tcPr>
            <w:tcW w:w="1555" w:type="dxa"/>
            <w:noWrap/>
            <w:hideMark/>
          </w:tcPr>
          <w:p w14:paraId="56B1C882" w14:textId="77777777" w:rsidR="00035A1C" w:rsidRPr="006A43DB" w:rsidRDefault="00035A1C" w:rsidP="00AF720F">
            <w:r w:rsidRPr="006A43DB">
              <w:t>Duration of Collection</w:t>
            </w:r>
          </w:p>
        </w:tc>
        <w:tc>
          <w:tcPr>
            <w:tcW w:w="1320" w:type="dxa"/>
            <w:noWrap/>
            <w:hideMark/>
          </w:tcPr>
          <w:p w14:paraId="7D660DB2" w14:textId="77777777" w:rsidR="00035A1C" w:rsidRPr="006A43DB" w:rsidRDefault="00035A1C" w:rsidP="00AF720F">
            <w:r w:rsidRPr="006A43DB">
              <w:t>N</w:t>
            </w:r>
          </w:p>
        </w:tc>
        <w:tc>
          <w:tcPr>
            <w:tcW w:w="2680" w:type="dxa"/>
            <w:noWrap/>
            <w:hideMark/>
          </w:tcPr>
          <w:p w14:paraId="4F286A23" w14:textId="77777777" w:rsidR="00035A1C" w:rsidRPr="006A43DB" w:rsidRDefault="00035A1C" w:rsidP="00AF720F">
            <w:r w:rsidRPr="006A43DB">
              <w:t>How long the sensor is open to collect data</w:t>
            </w:r>
          </w:p>
        </w:tc>
        <w:tc>
          <w:tcPr>
            <w:tcW w:w="1269" w:type="dxa"/>
            <w:noWrap/>
            <w:hideMark/>
          </w:tcPr>
          <w:p w14:paraId="5C7C9FF3" w14:textId="77777777" w:rsidR="00035A1C" w:rsidRPr="006A43DB" w:rsidRDefault="00035A1C" w:rsidP="00AF720F">
            <w:r w:rsidRPr="006A43DB">
              <w:t>String (Numerical)</w:t>
            </w:r>
          </w:p>
        </w:tc>
        <w:tc>
          <w:tcPr>
            <w:tcW w:w="2261" w:type="dxa"/>
            <w:noWrap/>
            <w:hideMark/>
          </w:tcPr>
          <w:p w14:paraId="341101F3" w14:textId="77777777" w:rsidR="00035A1C" w:rsidRPr="006A43DB" w:rsidRDefault="00035A1C" w:rsidP="00AF720F">
            <w:r w:rsidRPr="006A43DB">
              <w:t>3 days</w:t>
            </w:r>
          </w:p>
        </w:tc>
      </w:tr>
      <w:tr w:rsidR="00035A1C" w:rsidRPr="006A43DB" w14:paraId="05A0791F" w14:textId="77777777" w:rsidTr="00CF03CD">
        <w:trPr>
          <w:trHeight w:val="315"/>
        </w:trPr>
        <w:tc>
          <w:tcPr>
            <w:tcW w:w="1555" w:type="dxa"/>
            <w:noWrap/>
            <w:hideMark/>
          </w:tcPr>
          <w:p w14:paraId="75DBBEF8" w14:textId="77777777" w:rsidR="00035A1C" w:rsidRPr="006A43DB" w:rsidRDefault="00035A1C" w:rsidP="00AF720F">
            <w:r w:rsidRPr="006A43DB">
              <w:t>Type of Sample</w:t>
            </w:r>
          </w:p>
        </w:tc>
        <w:tc>
          <w:tcPr>
            <w:tcW w:w="1320" w:type="dxa"/>
            <w:noWrap/>
            <w:hideMark/>
          </w:tcPr>
          <w:p w14:paraId="0A3A3133" w14:textId="77777777" w:rsidR="00035A1C" w:rsidRPr="006A43DB" w:rsidRDefault="00035A1C" w:rsidP="00AF720F">
            <w:r w:rsidRPr="006A43DB">
              <w:t>N</w:t>
            </w:r>
          </w:p>
        </w:tc>
        <w:tc>
          <w:tcPr>
            <w:tcW w:w="2680" w:type="dxa"/>
            <w:noWrap/>
            <w:hideMark/>
          </w:tcPr>
          <w:p w14:paraId="757E23CD" w14:textId="77777777" w:rsidR="00035A1C" w:rsidRPr="006A43DB" w:rsidRDefault="00035A1C" w:rsidP="00AF720F">
            <w:r w:rsidRPr="006A43DB">
              <w:t>The entity the sensor captures.</w:t>
            </w:r>
          </w:p>
        </w:tc>
        <w:tc>
          <w:tcPr>
            <w:tcW w:w="1269" w:type="dxa"/>
            <w:noWrap/>
            <w:hideMark/>
          </w:tcPr>
          <w:p w14:paraId="03306B1C" w14:textId="77777777" w:rsidR="00035A1C" w:rsidRPr="006A43DB" w:rsidRDefault="00035A1C" w:rsidP="00AF720F">
            <w:r w:rsidRPr="006A43DB">
              <w:t>Category</w:t>
            </w:r>
          </w:p>
        </w:tc>
        <w:tc>
          <w:tcPr>
            <w:tcW w:w="2261" w:type="dxa"/>
            <w:noWrap/>
            <w:hideMark/>
          </w:tcPr>
          <w:p w14:paraId="7389B98E" w14:textId="77777777" w:rsidR="00035A1C" w:rsidRPr="006A43DB" w:rsidRDefault="00035A1C" w:rsidP="00AF720F">
            <w:r w:rsidRPr="006A43DB">
              <w:t>Air</w:t>
            </w:r>
          </w:p>
        </w:tc>
      </w:tr>
      <w:tr w:rsidR="00035A1C" w:rsidRPr="006A43DB" w14:paraId="76E50FA9" w14:textId="77777777" w:rsidTr="00CF03CD">
        <w:trPr>
          <w:trHeight w:val="315"/>
        </w:trPr>
        <w:tc>
          <w:tcPr>
            <w:tcW w:w="1555" w:type="dxa"/>
            <w:noWrap/>
            <w:hideMark/>
          </w:tcPr>
          <w:p w14:paraId="78536077" w14:textId="77777777" w:rsidR="00035A1C" w:rsidRPr="006A43DB" w:rsidRDefault="00035A1C" w:rsidP="00AF720F">
            <w:r w:rsidRPr="006A43DB">
              <w:t>Manual or Automatic</w:t>
            </w:r>
          </w:p>
        </w:tc>
        <w:tc>
          <w:tcPr>
            <w:tcW w:w="1320" w:type="dxa"/>
            <w:noWrap/>
            <w:hideMark/>
          </w:tcPr>
          <w:p w14:paraId="31A8BD00" w14:textId="77777777" w:rsidR="00035A1C" w:rsidRPr="006A43DB" w:rsidRDefault="00035A1C" w:rsidP="00AF720F">
            <w:r w:rsidRPr="006A43DB">
              <w:t>N</w:t>
            </w:r>
          </w:p>
        </w:tc>
        <w:tc>
          <w:tcPr>
            <w:tcW w:w="2680" w:type="dxa"/>
            <w:noWrap/>
            <w:hideMark/>
          </w:tcPr>
          <w:p w14:paraId="316787EF" w14:textId="77777777" w:rsidR="00035A1C" w:rsidRPr="006A43DB" w:rsidRDefault="00035A1C" w:rsidP="00AF720F">
            <w:r w:rsidRPr="006A43DB">
              <w:t>Does the sensor require a human to measure the value output?</w:t>
            </w:r>
          </w:p>
        </w:tc>
        <w:tc>
          <w:tcPr>
            <w:tcW w:w="1269" w:type="dxa"/>
            <w:noWrap/>
            <w:hideMark/>
          </w:tcPr>
          <w:p w14:paraId="6BD6BAFB" w14:textId="40AEC0CC" w:rsidR="00035A1C" w:rsidRPr="006A43DB" w:rsidRDefault="00181D5B" w:rsidP="00AF720F">
            <w:r w:rsidRPr="006A43DB">
              <w:t>Category</w:t>
            </w:r>
          </w:p>
        </w:tc>
        <w:tc>
          <w:tcPr>
            <w:tcW w:w="2261" w:type="dxa"/>
            <w:noWrap/>
            <w:hideMark/>
          </w:tcPr>
          <w:p w14:paraId="27D02340" w14:textId="77777777" w:rsidR="00035A1C" w:rsidRPr="006A43DB" w:rsidRDefault="00035A1C" w:rsidP="00AF720F">
            <w:r w:rsidRPr="006A43DB">
              <w:t>Manual, Automatic</w:t>
            </w:r>
          </w:p>
        </w:tc>
      </w:tr>
    </w:tbl>
    <w:p w14:paraId="2AFBFFB4" w14:textId="329D45AD" w:rsidR="00AD4CCC" w:rsidRDefault="009F3290">
      <w:r>
        <w:br w:type="page"/>
      </w:r>
    </w:p>
    <w:p w14:paraId="2709D208" w14:textId="77777777" w:rsidR="00AD4CCC" w:rsidRDefault="009F3290" w:rsidP="00D72D73">
      <w:pPr>
        <w:pStyle w:val="Heading1"/>
        <w:numPr>
          <w:ilvl w:val="0"/>
          <w:numId w:val="10"/>
        </w:numPr>
        <w:ind w:hanging="360"/>
        <w:jc w:val="both"/>
      </w:pPr>
      <w:bookmarkStart w:id="54" w:name="h.vterzdazos89" w:colFirst="0" w:colLast="0"/>
      <w:bookmarkStart w:id="55" w:name="_Toc465089041"/>
      <w:bookmarkEnd w:id="54"/>
      <w:r>
        <w:lastRenderedPageBreak/>
        <w:t>Deployment</w:t>
      </w:r>
      <w:bookmarkEnd w:id="55"/>
      <w:r>
        <w:t xml:space="preserve"> </w:t>
      </w:r>
    </w:p>
    <w:p w14:paraId="15E07C32" w14:textId="77777777" w:rsidR="00AD4CCC" w:rsidRDefault="009F3290" w:rsidP="00D72D73">
      <w:pPr>
        <w:ind w:firstLine="720"/>
        <w:jc w:val="both"/>
      </w:pPr>
      <w:r>
        <w:t xml:space="preserve">The Deployment is the event that the physical instrument is utilized and brought to effective action.   </w:t>
      </w:r>
    </w:p>
    <w:p w14:paraId="60094FFF" w14:textId="77777777" w:rsidR="00AD4CCC" w:rsidRDefault="009F3290" w:rsidP="009C4A92">
      <w:pPr>
        <w:pStyle w:val="Heading2"/>
        <w:numPr>
          <w:ilvl w:val="1"/>
          <w:numId w:val="10"/>
        </w:numPr>
        <w:ind w:left="540" w:firstLine="0"/>
        <w:jc w:val="both"/>
      </w:pPr>
      <w:bookmarkStart w:id="56" w:name="h.i21tr1n8ucvt" w:colFirst="0" w:colLast="0"/>
      <w:bookmarkStart w:id="57" w:name="_Toc465089042"/>
      <w:bookmarkEnd w:id="56"/>
      <w:r>
        <w:t>Deployment</w:t>
      </w:r>
      <w:bookmarkEnd w:id="57"/>
      <w:r>
        <w:t xml:space="preserve"> </w:t>
      </w:r>
    </w:p>
    <w:p w14:paraId="604ECE90" w14:textId="623DD891" w:rsidR="00AD4CCC" w:rsidRDefault="009F3290" w:rsidP="00D72D73">
      <w:pPr>
        <w:ind w:firstLine="720"/>
        <w:jc w:val="both"/>
      </w:pPr>
      <w:r>
        <w:t xml:space="preserve">The Deployment data element is a list of metadata that is used to describe the details of how, when, where and for what the instrument is deployed into action. For instruments with different types, specific metadata element might be listed to document the deployment. For example, specific data elements, such as Satellite Degree Inclination, is </w:t>
      </w:r>
      <w:r w:rsidR="00D72D73">
        <w:t xml:space="preserve">from </w:t>
      </w:r>
      <w:r>
        <w:t xml:space="preserve">the deployment of satellite.  </w:t>
      </w:r>
    </w:p>
    <w:p w14:paraId="4A575DDA" w14:textId="77777777" w:rsidR="00AD4CCC" w:rsidRDefault="00AD4CCC">
      <w:pPr>
        <w:ind w:left="720"/>
      </w:pPr>
    </w:p>
    <w:p w14:paraId="14B8517C" w14:textId="543065FE" w:rsidR="00AD4CCC" w:rsidRDefault="00CF03CD" w:rsidP="009C4A92">
      <w:pPr>
        <w:pStyle w:val="Caption"/>
        <w:spacing w:after="0"/>
        <w:jc w:val="both"/>
      </w:pPr>
      <w:bookmarkStart w:id="58" w:name="_Toc465088950"/>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11</w:t>
      </w:r>
      <w:r w:rsidRPr="000C1D6C">
        <w:rPr>
          <w:i w:val="0"/>
          <w:color w:val="auto"/>
          <w:sz w:val="22"/>
          <w:szCs w:val="22"/>
        </w:rPr>
        <w:fldChar w:fldCharType="end"/>
      </w:r>
      <w:r w:rsidRPr="000C1D6C">
        <w:rPr>
          <w:i w:val="0"/>
          <w:color w:val="auto"/>
          <w:sz w:val="22"/>
          <w:szCs w:val="22"/>
        </w:rPr>
        <w:t xml:space="preserve">: </w:t>
      </w:r>
      <w:r w:rsidR="00D72D73">
        <w:rPr>
          <w:i w:val="0"/>
          <w:color w:val="auto"/>
          <w:sz w:val="22"/>
          <w:szCs w:val="22"/>
        </w:rPr>
        <w:t>Deployment</w:t>
      </w:r>
      <w:r w:rsidRPr="000C1D6C">
        <w:rPr>
          <w:i w:val="0"/>
          <w:color w:val="auto"/>
          <w:sz w:val="22"/>
          <w:szCs w:val="22"/>
        </w:rPr>
        <w:t xml:space="preserve"> entity details.</w:t>
      </w:r>
      <w:bookmarkEnd w:id="58"/>
    </w:p>
    <w:tbl>
      <w:tblPr>
        <w:tblStyle w:val="TableGrid"/>
        <w:tblW w:w="0" w:type="auto"/>
        <w:tblLook w:val="04A0" w:firstRow="1" w:lastRow="0" w:firstColumn="1" w:lastColumn="0" w:noHBand="0" w:noVBand="1"/>
      </w:tblPr>
      <w:tblGrid>
        <w:gridCol w:w="1624"/>
        <w:gridCol w:w="1159"/>
        <w:gridCol w:w="2209"/>
        <w:gridCol w:w="1245"/>
        <w:gridCol w:w="2782"/>
      </w:tblGrid>
      <w:tr w:rsidR="00BB1AAC" w:rsidRPr="006A43DB" w14:paraId="1B8EF241" w14:textId="77777777" w:rsidTr="009C4A92">
        <w:trPr>
          <w:trHeight w:val="300"/>
        </w:trPr>
        <w:tc>
          <w:tcPr>
            <w:tcW w:w="1659" w:type="dxa"/>
            <w:shd w:val="clear" w:color="auto" w:fill="F2F2F2" w:themeFill="background1" w:themeFillShade="F2"/>
            <w:noWrap/>
            <w:vAlign w:val="center"/>
            <w:hideMark/>
          </w:tcPr>
          <w:p w14:paraId="54CE3A3D" w14:textId="77777777" w:rsidR="00BB1AAC" w:rsidRPr="006A43DB" w:rsidRDefault="00BB1AAC" w:rsidP="009C4A92">
            <w:pPr>
              <w:jc w:val="center"/>
              <w:rPr>
                <w:b/>
                <w:bCs/>
              </w:rPr>
            </w:pPr>
            <w:r w:rsidRPr="006A43DB">
              <w:rPr>
                <w:b/>
                <w:bCs/>
              </w:rPr>
              <w:t>Data Element</w:t>
            </w:r>
          </w:p>
        </w:tc>
        <w:tc>
          <w:tcPr>
            <w:tcW w:w="1181" w:type="dxa"/>
            <w:shd w:val="clear" w:color="auto" w:fill="F2F2F2" w:themeFill="background1" w:themeFillShade="F2"/>
            <w:noWrap/>
            <w:vAlign w:val="center"/>
            <w:hideMark/>
          </w:tcPr>
          <w:p w14:paraId="069D2848" w14:textId="77777777" w:rsidR="00BB1AAC" w:rsidRPr="006A43DB" w:rsidRDefault="00BB1AAC" w:rsidP="009C4A92">
            <w:pPr>
              <w:jc w:val="center"/>
              <w:rPr>
                <w:b/>
                <w:bCs/>
              </w:rPr>
            </w:pPr>
            <w:r w:rsidRPr="006A43DB">
              <w:rPr>
                <w:b/>
                <w:bCs/>
              </w:rPr>
              <w:t>Required</w:t>
            </w:r>
          </w:p>
        </w:tc>
        <w:tc>
          <w:tcPr>
            <w:tcW w:w="2119" w:type="dxa"/>
            <w:shd w:val="clear" w:color="auto" w:fill="F2F2F2" w:themeFill="background1" w:themeFillShade="F2"/>
            <w:noWrap/>
            <w:vAlign w:val="center"/>
            <w:hideMark/>
          </w:tcPr>
          <w:p w14:paraId="561EF7C5" w14:textId="77777777" w:rsidR="00BB1AAC" w:rsidRPr="006A43DB" w:rsidRDefault="00BB1AAC" w:rsidP="009C4A92">
            <w:pPr>
              <w:jc w:val="center"/>
              <w:rPr>
                <w:b/>
                <w:bCs/>
              </w:rPr>
            </w:pPr>
            <w:r w:rsidRPr="006A43DB">
              <w:rPr>
                <w:b/>
                <w:bCs/>
              </w:rPr>
              <w:t>Description</w:t>
            </w:r>
          </w:p>
        </w:tc>
        <w:tc>
          <w:tcPr>
            <w:tcW w:w="1254" w:type="dxa"/>
            <w:shd w:val="clear" w:color="auto" w:fill="F2F2F2" w:themeFill="background1" w:themeFillShade="F2"/>
            <w:noWrap/>
            <w:vAlign w:val="center"/>
            <w:hideMark/>
          </w:tcPr>
          <w:p w14:paraId="7D142172" w14:textId="77777777" w:rsidR="00BB1AAC" w:rsidRPr="006A43DB" w:rsidRDefault="00BB1AAC" w:rsidP="009C4A92">
            <w:pPr>
              <w:jc w:val="center"/>
              <w:rPr>
                <w:b/>
                <w:bCs/>
              </w:rPr>
            </w:pPr>
            <w:r w:rsidRPr="006A43DB">
              <w:rPr>
                <w:b/>
                <w:bCs/>
              </w:rPr>
              <w:t xml:space="preserve">Data </w:t>
            </w:r>
            <w:r>
              <w:rPr>
                <w:b/>
                <w:bCs/>
              </w:rPr>
              <w:t>t</w:t>
            </w:r>
            <w:r w:rsidRPr="006A43DB">
              <w:rPr>
                <w:b/>
                <w:bCs/>
              </w:rPr>
              <w:t>ype</w:t>
            </w:r>
          </w:p>
        </w:tc>
        <w:tc>
          <w:tcPr>
            <w:tcW w:w="2806" w:type="dxa"/>
            <w:shd w:val="clear" w:color="auto" w:fill="F2F2F2" w:themeFill="background1" w:themeFillShade="F2"/>
            <w:noWrap/>
            <w:vAlign w:val="center"/>
            <w:hideMark/>
          </w:tcPr>
          <w:p w14:paraId="08540D4D" w14:textId="77777777" w:rsidR="00BB1AAC" w:rsidRPr="006A43DB" w:rsidRDefault="00BB1AAC" w:rsidP="009C4A92">
            <w:pPr>
              <w:jc w:val="center"/>
              <w:rPr>
                <w:b/>
                <w:bCs/>
              </w:rPr>
            </w:pPr>
            <w:r w:rsidRPr="006A43DB">
              <w:rPr>
                <w:b/>
                <w:bCs/>
              </w:rPr>
              <w:t>Example Values</w:t>
            </w:r>
          </w:p>
        </w:tc>
      </w:tr>
      <w:tr w:rsidR="00BB1AAC" w:rsidRPr="006A43DB" w14:paraId="463B80D4" w14:textId="77777777" w:rsidTr="009C4A92">
        <w:trPr>
          <w:trHeight w:val="300"/>
        </w:trPr>
        <w:tc>
          <w:tcPr>
            <w:tcW w:w="1659" w:type="dxa"/>
            <w:noWrap/>
            <w:hideMark/>
          </w:tcPr>
          <w:p w14:paraId="55F072B1" w14:textId="77777777" w:rsidR="00BB1AAC" w:rsidRPr="006A43DB" w:rsidRDefault="00BB1AAC" w:rsidP="00AF720F">
            <w:r w:rsidRPr="006A43DB">
              <w:t>Deployment ID</w:t>
            </w:r>
          </w:p>
        </w:tc>
        <w:tc>
          <w:tcPr>
            <w:tcW w:w="1181" w:type="dxa"/>
            <w:noWrap/>
            <w:hideMark/>
          </w:tcPr>
          <w:p w14:paraId="046CCA4B" w14:textId="77777777" w:rsidR="00BB1AAC" w:rsidRPr="006A43DB" w:rsidRDefault="00BB1AAC" w:rsidP="00AF720F">
            <w:r w:rsidRPr="006A43DB">
              <w:t>Y</w:t>
            </w:r>
          </w:p>
        </w:tc>
        <w:tc>
          <w:tcPr>
            <w:tcW w:w="2119" w:type="dxa"/>
            <w:noWrap/>
            <w:hideMark/>
          </w:tcPr>
          <w:p w14:paraId="5C99587D" w14:textId="3960CF54" w:rsidR="00BB1AAC" w:rsidRPr="006A43DB" w:rsidRDefault="00BB1AAC" w:rsidP="00D74063">
            <w:r w:rsidRPr="006A43DB">
              <w:t>A unique identifier used to distinguish the deployment.</w:t>
            </w:r>
          </w:p>
        </w:tc>
        <w:tc>
          <w:tcPr>
            <w:tcW w:w="1254" w:type="dxa"/>
            <w:noWrap/>
            <w:hideMark/>
          </w:tcPr>
          <w:p w14:paraId="01E4AAED" w14:textId="77777777" w:rsidR="00BB1AAC" w:rsidRPr="006A43DB" w:rsidRDefault="00BB1AAC" w:rsidP="00AF720F">
            <w:r w:rsidRPr="006A43DB">
              <w:t>String (Numerical)</w:t>
            </w:r>
          </w:p>
        </w:tc>
        <w:tc>
          <w:tcPr>
            <w:tcW w:w="2806" w:type="dxa"/>
            <w:noWrap/>
            <w:hideMark/>
          </w:tcPr>
          <w:p w14:paraId="3C7DEEB6" w14:textId="77777777" w:rsidR="00BB1AAC" w:rsidRPr="006A43DB" w:rsidRDefault="00BB1AAC" w:rsidP="00AF720F">
            <w:r w:rsidRPr="006A43DB">
              <w:t>DEP.1</w:t>
            </w:r>
          </w:p>
        </w:tc>
      </w:tr>
      <w:tr w:rsidR="00BB1AAC" w:rsidRPr="006A43DB" w14:paraId="5A29AE0A" w14:textId="77777777" w:rsidTr="009C4A92">
        <w:trPr>
          <w:trHeight w:val="300"/>
        </w:trPr>
        <w:tc>
          <w:tcPr>
            <w:tcW w:w="1659" w:type="dxa"/>
            <w:noWrap/>
            <w:hideMark/>
          </w:tcPr>
          <w:p w14:paraId="73CA2525" w14:textId="77777777" w:rsidR="00BB1AAC" w:rsidRPr="006A43DB" w:rsidRDefault="00BB1AAC" w:rsidP="00AF720F">
            <w:r w:rsidRPr="006A43DB">
              <w:t>Deployment Instrument Model ID</w:t>
            </w:r>
          </w:p>
        </w:tc>
        <w:tc>
          <w:tcPr>
            <w:tcW w:w="1181" w:type="dxa"/>
            <w:noWrap/>
            <w:hideMark/>
          </w:tcPr>
          <w:p w14:paraId="2CFFFE5E" w14:textId="77777777" w:rsidR="00BB1AAC" w:rsidRPr="006A43DB" w:rsidRDefault="00BB1AAC" w:rsidP="00AF720F">
            <w:r w:rsidRPr="006A43DB">
              <w:t>Y</w:t>
            </w:r>
          </w:p>
        </w:tc>
        <w:tc>
          <w:tcPr>
            <w:tcW w:w="2119" w:type="dxa"/>
            <w:noWrap/>
            <w:hideMark/>
          </w:tcPr>
          <w:p w14:paraId="73CE34C9" w14:textId="77777777" w:rsidR="00BB1AAC" w:rsidRPr="006A43DB" w:rsidRDefault="00BB1AAC" w:rsidP="00AF720F">
            <w:r w:rsidRPr="006A43DB">
              <w:t>An identifier generated by the system that identifies very unique deployed instrument.</w:t>
            </w:r>
          </w:p>
        </w:tc>
        <w:tc>
          <w:tcPr>
            <w:tcW w:w="1254" w:type="dxa"/>
            <w:noWrap/>
            <w:hideMark/>
          </w:tcPr>
          <w:p w14:paraId="48CBFEA7" w14:textId="77777777" w:rsidR="00BB1AAC" w:rsidRPr="006A43DB" w:rsidRDefault="00BB1AAC" w:rsidP="00AF720F">
            <w:r w:rsidRPr="006A43DB">
              <w:t>String</w:t>
            </w:r>
          </w:p>
        </w:tc>
        <w:tc>
          <w:tcPr>
            <w:tcW w:w="2806" w:type="dxa"/>
            <w:noWrap/>
            <w:hideMark/>
          </w:tcPr>
          <w:p w14:paraId="54F51B6B" w14:textId="77777777" w:rsidR="00BB1AAC" w:rsidRPr="006A43DB" w:rsidRDefault="00BB1AAC" w:rsidP="00AF720F">
            <w:r w:rsidRPr="006A43DB">
              <w:t>12345</w:t>
            </w:r>
          </w:p>
        </w:tc>
      </w:tr>
      <w:tr w:rsidR="00BB1AAC" w:rsidRPr="006A43DB" w14:paraId="1524E558" w14:textId="77777777" w:rsidTr="009C4A92">
        <w:trPr>
          <w:trHeight w:val="300"/>
        </w:trPr>
        <w:tc>
          <w:tcPr>
            <w:tcW w:w="1659" w:type="dxa"/>
            <w:noWrap/>
            <w:hideMark/>
          </w:tcPr>
          <w:p w14:paraId="0C068B21" w14:textId="77777777" w:rsidR="00BB1AAC" w:rsidRPr="006A43DB" w:rsidRDefault="00BB1AAC" w:rsidP="00AF720F">
            <w:r w:rsidRPr="006A43DB">
              <w:t>Instrument Serial Number</w:t>
            </w:r>
          </w:p>
        </w:tc>
        <w:tc>
          <w:tcPr>
            <w:tcW w:w="1181" w:type="dxa"/>
            <w:noWrap/>
            <w:hideMark/>
          </w:tcPr>
          <w:p w14:paraId="72142E21" w14:textId="77777777" w:rsidR="00BB1AAC" w:rsidRPr="006A43DB" w:rsidRDefault="00BB1AAC" w:rsidP="00AF720F">
            <w:r w:rsidRPr="006A43DB">
              <w:t>Y</w:t>
            </w:r>
          </w:p>
        </w:tc>
        <w:tc>
          <w:tcPr>
            <w:tcW w:w="2119" w:type="dxa"/>
            <w:noWrap/>
            <w:hideMark/>
          </w:tcPr>
          <w:p w14:paraId="0B3A8A39" w14:textId="77777777" w:rsidR="00BB1AAC" w:rsidRPr="006A43DB" w:rsidRDefault="00BB1AAC" w:rsidP="00AF720F">
            <w:r w:rsidRPr="006A43DB">
              <w:t>A number provided by a manufacturer showing the position of an instrument in a series for the purposes of identification.</w:t>
            </w:r>
          </w:p>
        </w:tc>
        <w:tc>
          <w:tcPr>
            <w:tcW w:w="1254" w:type="dxa"/>
            <w:noWrap/>
            <w:hideMark/>
          </w:tcPr>
          <w:p w14:paraId="5FD56547" w14:textId="77777777" w:rsidR="00BB1AAC" w:rsidRPr="006A43DB" w:rsidRDefault="00BB1AAC" w:rsidP="00AF720F">
            <w:r w:rsidRPr="006A43DB">
              <w:t>String</w:t>
            </w:r>
          </w:p>
        </w:tc>
        <w:tc>
          <w:tcPr>
            <w:tcW w:w="2806" w:type="dxa"/>
            <w:noWrap/>
            <w:hideMark/>
          </w:tcPr>
          <w:p w14:paraId="189B33F4" w14:textId="77777777" w:rsidR="00BB1AAC" w:rsidRPr="006A43DB" w:rsidRDefault="00BB1AAC" w:rsidP="00AF720F">
            <w:r w:rsidRPr="006A43DB">
              <w:t>12345</w:t>
            </w:r>
          </w:p>
        </w:tc>
      </w:tr>
      <w:tr w:rsidR="00BB1AAC" w:rsidRPr="006A43DB" w14:paraId="32F4C805" w14:textId="77777777" w:rsidTr="009C4A92">
        <w:trPr>
          <w:trHeight w:val="300"/>
        </w:trPr>
        <w:tc>
          <w:tcPr>
            <w:tcW w:w="1659" w:type="dxa"/>
            <w:noWrap/>
            <w:hideMark/>
          </w:tcPr>
          <w:p w14:paraId="437F224E" w14:textId="77777777" w:rsidR="00BB1AAC" w:rsidRPr="006A43DB" w:rsidRDefault="00BB1AAC" w:rsidP="00AF720F">
            <w:r w:rsidRPr="006A43DB">
              <w:t>Deployment Start Time</w:t>
            </w:r>
          </w:p>
        </w:tc>
        <w:tc>
          <w:tcPr>
            <w:tcW w:w="1181" w:type="dxa"/>
            <w:noWrap/>
            <w:hideMark/>
          </w:tcPr>
          <w:p w14:paraId="7F53F328" w14:textId="77777777" w:rsidR="00BB1AAC" w:rsidRPr="006A43DB" w:rsidRDefault="00BB1AAC" w:rsidP="00AF720F">
            <w:r w:rsidRPr="006A43DB">
              <w:t>N</w:t>
            </w:r>
          </w:p>
        </w:tc>
        <w:tc>
          <w:tcPr>
            <w:tcW w:w="2119" w:type="dxa"/>
            <w:noWrap/>
            <w:hideMark/>
          </w:tcPr>
          <w:p w14:paraId="52A44A27" w14:textId="77777777" w:rsidR="00BB1AAC" w:rsidRPr="006A43DB" w:rsidRDefault="00BB1AAC" w:rsidP="00AF720F">
            <w:r w:rsidRPr="006A43DB">
              <w:t>The time at which the instrument was deployed. Note this could be different from the time when the instrument starts measuring.</w:t>
            </w:r>
          </w:p>
        </w:tc>
        <w:tc>
          <w:tcPr>
            <w:tcW w:w="1254" w:type="dxa"/>
            <w:noWrap/>
            <w:hideMark/>
          </w:tcPr>
          <w:p w14:paraId="03BDA77E" w14:textId="77777777" w:rsidR="00BB1AAC" w:rsidRPr="006A43DB" w:rsidRDefault="00BB1AAC" w:rsidP="00AF720F">
            <w:r w:rsidRPr="006A43DB">
              <w:t>Date-Time</w:t>
            </w:r>
          </w:p>
        </w:tc>
        <w:tc>
          <w:tcPr>
            <w:tcW w:w="2806" w:type="dxa"/>
            <w:noWrap/>
            <w:hideMark/>
          </w:tcPr>
          <w:p w14:paraId="1DCF40C7" w14:textId="77777777" w:rsidR="00BB1AAC" w:rsidRPr="006A43DB" w:rsidRDefault="00BB1AAC" w:rsidP="00AF720F">
            <w:r w:rsidRPr="006A43DB">
              <w:t> </w:t>
            </w:r>
          </w:p>
        </w:tc>
      </w:tr>
      <w:tr w:rsidR="00BB1AAC" w:rsidRPr="006A43DB" w14:paraId="317E3D52" w14:textId="77777777" w:rsidTr="009C4A92">
        <w:trPr>
          <w:trHeight w:val="300"/>
        </w:trPr>
        <w:tc>
          <w:tcPr>
            <w:tcW w:w="1659" w:type="dxa"/>
            <w:noWrap/>
            <w:hideMark/>
          </w:tcPr>
          <w:p w14:paraId="73AA245B" w14:textId="77777777" w:rsidR="00BB1AAC" w:rsidRPr="006A43DB" w:rsidRDefault="00BB1AAC" w:rsidP="00AF720F">
            <w:r w:rsidRPr="006A43DB">
              <w:t>Deployment End Time</w:t>
            </w:r>
          </w:p>
        </w:tc>
        <w:tc>
          <w:tcPr>
            <w:tcW w:w="1181" w:type="dxa"/>
            <w:noWrap/>
            <w:hideMark/>
          </w:tcPr>
          <w:p w14:paraId="6141AE45" w14:textId="77777777" w:rsidR="00BB1AAC" w:rsidRPr="006A43DB" w:rsidRDefault="00BB1AAC" w:rsidP="00AF720F">
            <w:r w:rsidRPr="006A43DB">
              <w:t>N</w:t>
            </w:r>
          </w:p>
        </w:tc>
        <w:tc>
          <w:tcPr>
            <w:tcW w:w="2119" w:type="dxa"/>
            <w:noWrap/>
            <w:hideMark/>
          </w:tcPr>
          <w:p w14:paraId="2FC7669B" w14:textId="77777777" w:rsidR="00BB1AAC" w:rsidRPr="006A43DB" w:rsidRDefault="00BB1AAC" w:rsidP="00AF720F">
            <w:r w:rsidRPr="006A43DB">
              <w:t>The point in time at which the instrument deployment terminated. Note this could be different from the time when the instrument ends measuring.</w:t>
            </w:r>
          </w:p>
        </w:tc>
        <w:tc>
          <w:tcPr>
            <w:tcW w:w="1254" w:type="dxa"/>
            <w:noWrap/>
            <w:hideMark/>
          </w:tcPr>
          <w:p w14:paraId="0FB82479" w14:textId="77777777" w:rsidR="00BB1AAC" w:rsidRPr="006A43DB" w:rsidRDefault="00BB1AAC" w:rsidP="00AF720F">
            <w:r w:rsidRPr="006A43DB">
              <w:t>Date-Time</w:t>
            </w:r>
          </w:p>
        </w:tc>
        <w:tc>
          <w:tcPr>
            <w:tcW w:w="2806" w:type="dxa"/>
            <w:noWrap/>
            <w:hideMark/>
          </w:tcPr>
          <w:p w14:paraId="265BF978" w14:textId="77777777" w:rsidR="00BB1AAC" w:rsidRPr="006A43DB" w:rsidRDefault="00BB1AAC" w:rsidP="00AF720F">
            <w:r w:rsidRPr="006A43DB">
              <w:t> </w:t>
            </w:r>
          </w:p>
        </w:tc>
      </w:tr>
      <w:tr w:rsidR="00BB1AAC" w:rsidRPr="006A43DB" w14:paraId="1A1E220F" w14:textId="77777777" w:rsidTr="009C4A92">
        <w:trPr>
          <w:trHeight w:val="300"/>
        </w:trPr>
        <w:tc>
          <w:tcPr>
            <w:tcW w:w="1659" w:type="dxa"/>
            <w:noWrap/>
            <w:hideMark/>
          </w:tcPr>
          <w:p w14:paraId="53034CA1" w14:textId="77777777" w:rsidR="00BB1AAC" w:rsidRPr="006A43DB" w:rsidRDefault="00BB1AAC" w:rsidP="00AF720F">
            <w:r w:rsidRPr="006A43DB">
              <w:t>Deployment Time Duration</w:t>
            </w:r>
          </w:p>
        </w:tc>
        <w:tc>
          <w:tcPr>
            <w:tcW w:w="1181" w:type="dxa"/>
            <w:noWrap/>
            <w:hideMark/>
          </w:tcPr>
          <w:p w14:paraId="409F8E29" w14:textId="77777777" w:rsidR="00BB1AAC" w:rsidRPr="006A43DB" w:rsidRDefault="00BB1AAC" w:rsidP="00AF720F">
            <w:r w:rsidRPr="006A43DB">
              <w:t>N</w:t>
            </w:r>
          </w:p>
        </w:tc>
        <w:tc>
          <w:tcPr>
            <w:tcW w:w="2119" w:type="dxa"/>
            <w:noWrap/>
            <w:hideMark/>
          </w:tcPr>
          <w:p w14:paraId="441D9449" w14:textId="77777777" w:rsidR="00BB1AAC" w:rsidRPr="006A43DB" w:rsidRDefault="00BB1AAC" w:rsidP="00AF720F">
            <w:r w:rsidRPr="006A43DB">
              <w:t xml:space="preserve">The duration of time an instrument has been deployed, if Deployment Start and </w:t>
            </w:r>
            <w:r w:rsidRPr="006A43DB">
              <w:lastRenderedPageBreak/>
              <w:t>End Times are available.</w:t>
            </w:r>
          </w:p>
        </w:tc>
        <w:tc>
          <w:tcPr>
            <w:tcW w:w="1254" w:type="dxa"/>
            <w:noWrap/>
            <w:hideMark/>
          </w:tcPr>
          <w:p w14:paraId="3DCE82BF" w14:textId="77777777" w:rsidR="00BB1AAC" w:rsidRPr="006A43DB" w:rsidRDefault="00BB1AAC" w:rsidP="00AF720F">
            <w:r w:rsidRPr="006A43DB">
              <w:lastRenderedPageBreak/>
              <w:t>Time</w:t>
            </w:r>
          </w:p>
        </w:tc>
        <w:tc>
          <w:tcPr>
            <w:tcW w:w="2806" w:type="dxa"/>
            <w:noWrap/>
            <w:hideMark/>
          </w:tcPr>
          <w:p w14:paraId="367AA524" w14:textId="77777777" w:rsidR="00BB1AAC" w:rsidRPr="006A43DB" w:rsidRDefault="00BB1AAC" w:rsidP="00AF720F">
            <w:r w:rsidRPr="006A43DB">
              <w:t>6 weeks, 21 months</w:t>
            </w:r>
          </w:p>
        </w:tc>
      </w:tr>
      <w:tr w:rsidR="00BB1AAC" w:rsidRPr="006A43DB" w14:paraId="76CCC99E" w14:textId="77777777" w:rsidTr="009C4A92">
        <w:trPr>
          <w:trHeight w:val="300"/>
        </w:trPr>
        <w:tc>
          <w:tcPr>
            <w:tcW w:w="1659" w:type="dxa"/>
            <w:noWrap/>
            <w:hideMark/>
          </w:tcPr>
          <w:p w14:paraId="110D53F9" w14:textId="77777777" w:rsidR="00BB1AAC" w:rsidRPr="006A43DB" w:rsidRDefault="00BB1AAC" w:rsidP="00AF720F">
            <w:r w:rsidRPr="006A43DB">
              <w:t>Street</w:t>
            </w:r>
          </w:p>
        </w:tc>
        <w:tc>
          <w:tcPr>
            <w:tcW w:w="1181" w:type="dxa"/>
            <w:noWrap/>
            <w:hideMark/>
          </w:tcPr>
          <w:p w14:paraId="475B259D" w14:textId="77777777" w:rsidR="00BB1AAC" w:rsidRPr="006A43DB" w:rsidRDefault="00BB1AAC" w:rsidP="00AF720F">
            <w:r w:rsidRPr="006A43DB">
              <w:t>N</w:t>
            </w:r>
          </w:p>
        </w:tc>
        <w:tc>
          <w:tcPr>
            <w:tcW w:w="2119" w:type="dxa"/>
            <w:noWrap/>
            <w:hideMark/>
          </w:tcPr>
          <w:p w14:paraId="0EBECDAE" w14:textId="77777777" w:rsidR="00BB1AAC" w:rsidRPr="006A43DB" w:rsidRDefault="00BB1AAC" w:rsidP="00AF720F">
            <w:r w:rsidRPr="006A43DB">
              <w:t>The street in which the instrument is deployed.</w:t>
            </w:r>
          </w:p>
        </w:tc>
        <w:tc>
          <w:tcPr>
            <w:tcW w:w="1254" w:type="dxa"/>
            <w:noWrap/>
            <w:hideMark/>
          </w:tcPr>
          <w:p w14:paraId="48E5574A" w14:textId="77777777" w:rsidR="00BB1AAC" w:rsidRPr="006A43DB" w:rsidRDefault="00BB1AAC" w:rsidP="00AF720F">
            <w:r w:rsidRPr="006A43DB">
              <w:t>String</w:t>
            </w:r>
          </w:p>
        </w:tc>
        <w:tc>
          <w:tcPr>
            <w:tcW w:w="2806" w:type="dxa"/>
            <w:noWrap/>
            <w:hideMark/>
          </w:tcPr>
          <w:p w14:paraId="21528BE0" w14:textId="77777777" w:rsidR="00BB1AAC" w:rsidRPr="006A43DB" w:rsidRDefault="00BB1AAC" w:rsidP="00AF720F">
            <w:r w:rsidRPr="006A43DB">
              <w:t>545 South 700 East</w:t>
            </w:r>
          </w:p>
        </w:tc>
      </w:tr>
      <w:tr w:rsidR="00BB1AAC" w:rsidRPr="006A43DB" w14:paraId="2913EBCC" w14:textId="77777777" w:rsidTr="009C4A92">
        <w:trPr>
          <w:trHeight w:val="300"/>
        </w:trPr>
        <w:tc>
          <w:tcPr>
            <w:tcW w:w="1659" w:type="dxa"/>
            <w:noWrap/>
            <w:hideMark/>
          </w:tcPr>
          <w:p w14:paraId="295FA9E9" w14:textId="77777777" w:rsidR="00BB1AAC" w:rsidRPr="006A43DB" w:rsidRDefault="00BB1AAC" w:rsidP="00AF720F">
            <w:r w:rsidRPr="006A43DB">
              <w:t>Country</w:t>
            </w:r>
          </w:p>
        </w:tc>
        <w:tc>
          <w:tcPr>
            <w:tcW w:w="1181" w:type="dxa"/>
            <w:noWrap/>
            <w:hideMark/>
          </w:tcPr>
          <w:p w14:paraId="56061EB1" w14:textId="77777777" w:rsidR="00BB1AAC" w:rsidRPr="006A43DB" w:rsidRDefault="00BB1AAC" w:rsidP="00AF720F">
            <w:r w:rsidRPr="006A43DB">
              <w:t>N</w:t>
            </w:r>
          </w:p>
        </w:tc>
        <w:tc>
          <w:tcPr>
            <w:tcW w:w="2119" w:type="dxa"/>
            <w:noWrap/>
            <w:hideMark/>
          </w:tcPr>
          <w:p w14:paraId="43D45E57" w14:textId="77777777" w:rsidR="00BB1AAC" w:rsidRPr="006A43DB" w:rsidRDefault="00BB1AAC" w:rsidP="00AF720F">
            <w:r w:rsidRPr="006A43DB">
              <w:t>The country in which the instrument is deployed.</w:t>
            </w:r>
          </w:p>
        </w:tc>
        <w:tc>
          <w:tcPr>
            <w:tcW w:w="1254" w:type="dxa"/>
            <w:noWrap/>
            <w:hideMark/>
          </w:tcPr>
          <w:p w14:paraId="45341AFA" w14:textId="77777777" w:rsidR="00BB1AAC" w:rsidRPr="006A43DB" w:rsidRDefault="00BB1AAC" w:rsidP="00AF720F">
            <w:r w:rsidRPr="006A43DB">
              <w:t>String</w:t>
            </w:r>
          </w:p>
        </w:tc>
        <w:tc>
          <w:tcPr>
            <w:tcW w:w="2806" w:type="dxa"/>
            <w:noWrap/>
            <w:hideMark/>
          </w:tcPr>
          <w:p w14:paraId="7AFBCDD2" w14:textId="77777777" w:rsidR="00BB1AAC" w:rsidRPr="006A43DB" w:rsidRDefault="00BB1AAC" w:rsidP="00AF720F">
            <w:r w:rsidRPr="006A43DB">
              <w:t>USA</w:t>
            </w:r>
          </w:p>
        </w:tc>
      </w:tr>
      <w:tr w:rsidR="00BB1AAC" w:rsidRPr="006A43DB" w14:paraId="0647D534" w14:textId="77777777" w:rsidTr="009C4A92">
        <w:trPr>
          <w:trHeight w:val="300"/>
        </w:trPr>
        <w:tc>
          <w:tcPr>
            <w:tcW w:w="1659" w:type="dxa"/>
            <w:noWrap/>
            <w:hideMark/>
          </w:tcPr>
          <w:p w14:paraId="7C49CA58" w14:textId="77777777" w:rsidR="00BB1AAC" w:rsidRPr="006A43DB" w:rsidRDefault="00BB1AAC" w:rsidP="00AF720F">
            <w:r w:rsidRPr="006A43DB">
              <w:t>State (Province)</w:t>
            </w:r>
          </w:p>
        </w:tc>
        <w:tc>
          <w:tcPr>
            <w:tcW w:w="1181" w:type="dxa"/>
            <w:noWrap/>
            <w:hideMark/>
          </w:tcPr>
          <w:p w14:paraId="35E49EFC" w14:textId="77777777" w:rsidR="00BB1AAC" w:rsidRPr="006A43DB" w:rsidRDefault="00BB1AAC" w:rsidP="00AF720F">
            <w:r w:rsidRPr="006A43DB">
              <w:t>N</w:t>
            </w:r>
          </w:p>
        </w:tc>
        <w:tc>
          <w:tcPr>
            <w:tcW w:w="2119" w:type="dxa"/>
            <w:noWrap/>
            <w:hideMark/>
          </w:tcPr>
          <w:p w14:paraId="1EB3FDB2" w14:textId="77777777" w:rsidR="00BB1AAC" w:rsidRPr="006A43DB" w:rsidRDefault="00BB1AAC" w:rsidP="00AF720F">
            <w:r w:rsidRPr="006A43DB">
              <w:t>The state (province) in which the instrument is deployed.</w:t>
            </w:r>
          </w:p>
        </w:tc>
        <w:tc>
          <w:tcPr>
            <w:tcW w:w="1254" w:type="dxa"/>
            <w:noWrap/>
            <w:hideMark/>
          </w:tcPr>
          <w:p w14:paraId="7A184876" w14:textId="77777777" w:rsidR="00BB1AAC" w:rsidRPr="006A43DB" w:rsidRDefault="00BB1AAC" w:rsidP="00AF720F">
            <w:r w:rsidRPr="006A43DB">
              <w:t>String</w:t>
            </w:r>
          </w:p>
        </w:tc>
        <w:tc>
          <w:tcPr>
            <w:tcW w:w="2806" w:type="dxa"/>
            <w:noWrap/>
            <w:hideMark/>
          </w:tcPr>
          <w:p w14:paraId="10A0DCEB" w14:textId="77777777" w:rsidR="00BB1AAC" w:rsidRPr="006A43DB" w:rsidRDefault="00BB1AAC" w:rsidP="00AF720F">
            <w:r w:rsidRPr="006A43DB">
              <w:t>UT</w:t>
            </w:r>
          </w:p>
        </w:tc>
      </w:tr>
      <w:tr w:rsidR="00BB1AAC" w:rsidRPr="006A43DB" w14:paraId="1E5BD00B" w14:textId="77777777" w:rsidTr="009C4A92">
        <w:trPr>
          <w:trHeight w:val="300"/>
        </w:trPr>
        <w:tc>
          <w:tcPr>
            <w:tcW w:w="1659" w:type="dxa"/>
            <w:noWrap/>
            <w:hideMark/>
          </w:tcPr>
          <w:p w14:paraId="0CCAD75A" w14:textId="77777777" w:rsidR="00BB1AAC" w:rsidRPr="006A43DB" w:rsidRDefault="00BB1AAC" w:rsidP="00AF720F">
            <w:r w:rsidRPr="006A43DB">
              <w:t>City</w:t>
            </w:r>
          </w:p>
        </w:tc>
        <w:tc>
          <w:tcPr>
            <w:tcW w:w="1181" w:type="dxa"/>
            <w:noWrap/>
            <w:hideMark/>
          </w:tcPr>
          <w:p w14:paraId="5CB458A8" w14:textId="77777777" w:rsidR="00BB1AAC" w:rsidRPr="006A43DB" w:rsidRDefault="00BB1AAC" w:rsidP="00AF720F">
            <w:r w:rsidRPr="006A43DB">
              <w:t>N</w:t>
            </w:r>
          </w:p>
        </w:tc>
        <w:tc>
          <w:tcPr>
            <w:tcW w:w="2119" w:type="dxa"/>
            <w:noWrap/>
            <w:hideMark/>
          </w:tcPr>
          <w:p w14:paraId="0DBA1162" w14:textId="77777777" w:rsidR="00BB1AAC" w:rsidRPr="006A43DB" w:rsidRDefault="00BB1AAC" w:rsidP="00AF720F">
            <w:r w:rsidRPr="006A43DB">
              <w:t>The city in which the instrument is deployed.</w:t>
            </w:r>
          </w:p>
        </w:tc>
        <w:tc>
          <w:tcPr>
            <w:tcW w:w="1254" w:type="dxa"/>
            <w:noWrap/>
            <w:hideMark/>
          </w:tcPr>
          <w:p w14:paraId="363982BE" w14:textId="77777777" w:rsidR="00BB1AAC" w:rsidRPr="006A43DB" w:rsidRDefault="00BB1AAC" w:rsidP="00AF720F">
            <w:r w:rsidRPr="006A43DB">
              <w:t>String</w:t>
            </w:r>
          </w:p>
        </w:tc>
        <w:tc>
          <w:tcPr>
            <w:tcW w:w="2806" w:type="dxa"/>
            <w:noWrap/>
            <w:hideMark/>
          </w:tcPr>
          <w:p w14:paraId="575977F5" w14:textId="77777777" w:rsidR="00BB1AAC" w:rsidRPr="006A43DB" w:rsidRDefault="00BB1AAC" w:rsidP="00AF720F">
            <w:r w:rsidRPr="006A43DB">
              <w:t>Salt Lake City</w:t>
            </w:r>
          </w:p>
        </w:tc>
      </w:tr>
      <w:tr w:rsidR="00BB1AAC" w:rsidRPr="006A43DB" w14:paraId="2C2B8488" w14:textId="77777777" w:rsidTr="009C4A92">
        <w:trPr>
          <w:trHeight w:val="300"/>
        </w:trPr>
        <w:tc>
          <w:tcPr>
            <w:tcW w:w="1659" w:type="dxa"/>
            <w:noWrap/>
            <w:hideMark/>
          </w:tcPr>
          <w:p w14:paraId="4348E7E6" w14:textId="77777777" w:rsidR="00BB1AAC" w:rsidRPr="006A43DB" w:rsidRDefault="00BB1AAC" w:rsidP="00AF720F">
            <w:r w:rsidRPr="006A43DB">
              <w:t>County</w:t>
            </w:r>
          </w:p>
        </w:tc>
        <w:tc>
          <w:tcPr>
            <w:tcW w:w="1181" w:type="dxa"/>
            <w:noWrap/>
            <w:hideMark/>
          </w:tcPr>
          <w:p w14:paraId="5EF53B58" w14:textId="77777777" w:rsidR="00BB1AAC" w:rsidRPr="006A43DB" w:rsidRDefault="00BB1AAC" w:rsidP="00AF720F">
            <w:r w:rsidRPr="006A43DB">
              <w:t>N</w:t>
            </w:r>
          </w:p>
        </w:tc>
        <w:tc>
          <w:tcPr>
            <w:tcW w:w="2119" w:type="dxa"/>
            <w:noWrap/>
            <w:hideMark/>
          </w:tcPr>
          <w:p w14:paraId="00F2822E" w14:textId="77777777" w:rsidR="00BB1AAC" w:rsidRPr="006A43DB" w:rsidRDefault="00BB1AAC" w:rsidP="00AF720F">
            <w:r w:rsidRPr="006A43DB">
              <w:t>The county in which the instrument is deployed.</w:t>
            </w:r>
          </w:p>
        </w:tc>
        <w:tc>
          <w:tcPr>
            <w:tcW w:w="1254" w:type="dxa"/>
            <w:noWrap/>
            <w:hideMark/>
          </w:tcPr>
          <w:p w14:paraId="7278BEB4" w14:textId="77777777" w:rsidR="00BB1AAC" w:rsidRPr="006A43DB" w:rsidRDefault="00BB1AAC" w:rsidP="00AF720F">
            <w:r w:rsidRPr="006A43DB">
              <w:t>String</w:t>
            </w:r>
          </w:p>
        </w:tc>
        <w:tc>
          <w:tcPr>
            <w:tcW w:w="2806" w:type="dxa"/>
            <w:noWrap/>
            <w:hideMark/>
          </w:tcPr>
          <w:p w14:paraId="1D38EEBD" w14:textId="77777777" w:rsidR="00BB1AAC" w:rsidRPr="006A43DB" w:rsidRDefault="00BB1AAC" w:rsidP="00AF720F">
            <w:r w:rsidRPr="006A43DB">
              <w:t>Salt Lake</w:t>
            </w:r>
          </w:p>
        </w:tc>
      </w:tr>
      <w:tr w:rsidR="00BB1AAC" w:rsidRPr="006A43DB" w14:paraId="0C31A91E" w14:textId="77777777" w:rsidTr="009C4A92">
        <w:trPr>
          <w:trHeight w:val="300"/>
        </w:trPr>
        <w:tc>
          <w:tcPr>
            <w:tcW w:w="1659" w:type="dxa"/>
            <w:noWrap/>
            <w:hideMark/>
          </w:tcPr>
          <w:p w14:paraId="1C880DE8" w14:textId="77777777" w:rsidR="00BB1AAC" w:rsidRPr="006A43DB" w:rsidRDefault="00BB1AAC" w:rsidP="00AF720F">
            <w:r w:rsidRPr="006A43DB">
              <w:t>Zip code</w:t>
            </w:r>
          </w:p>
        </w:tc>
        <w:tc>
          <w:tcPr>
            <w:tcW w:w="1181" w:type="dxa"/>
            <w:noWrap/>
            <w:hideMark/>
          </w:tcPr>
          <w:p w14:paraId="2A8A2F1C" w14:textId="77777777" w:rsidR="00BB1AAC" w:rsidRPr="006A43DB" w:rsidRDefault="00BB1AAC" w:rsidP="00AF720F">
            <w:r w:rsidRPr="006A43DB">
              <w:t>N</w:t>
            </w:r>
          </w:p>
        </w:tc>
        <w:tc>
          <w:tcPr>
            <w:tcW w:w="2119" w:type="dxa"/>
            <w:noWrap/>
            <w:hideMark/>
          </w:tcPr>
          <w:p w14:paraId="123E16FF" w14:textId="77777777" w:rsidR="00BB1AAC" w:rsidRPr="006A43DB" w:rsidRDefault="00BB1AAC" w:rsidP="00AF720F">
            <w:r w:rsidRPr="006A43DB">
              <w:t>The zip code in which the instrument is deployed.</w:t>
            </w:r>
          </w:p>
        </w:tc>
        <w:tc>
          <w:tcPr>
            <w:tcW w:w="1254" w:type="dxa"/>
            <w:noWrap/>
            <w:hideMark/>
          </w:tcPr>
          <w:p w14:paraId="7304F599" w14:textId="77777777" w:rsidR="00BB1AAC" w:rsidRPr="006A43DB" w:rsidRDefault="00BB1AAC" w:rsidP="00AF720F">
            <w:r w:rsidRPr="006A43DB">
              <w:t>String (Numerical)</w:t>
            </w:r>
          </w:p>
        </w:tc>
        <w:tc>
          <w:tcPr>
            <w:tcW w:w="2806" w:type="dxa"/>
            <w:noWrap/>
            <w:hideMark/>
          </w:tcPr>
          <w:p w14:paraId="204EDAEE" w14:textId="77777777" w:rsidR="00BB1AAC" w:rsidRPr="006A43DB" w:rsidRDefault="00BB1AAC" w:rsidP="00AF720F">
            <w:r w:rsidRPr="006A43DB">
              <w:t>84102</w:t>
            </w:r>
          </w:p>
        </w:tc>
      </w:tr>
      <w:tr w:rsidR="00BB1AAC" w:rsidRPr="006A43DB" w14:paraId="34896196" w14:textId="77777777" w:rsidTr="009C4A92">
        <w:trPr>
          <w:trHeight w:val="300"/>
        </w:trPr>
        <w:tc>
          <w:tcPr>
            <w:tcW w:w="1659" w:type="dxa"/>
            <w:noWrap/>
            <w:hideMark/>
          </w:tcPr>
          <w:p w14:paraId="68319067" w14:textId="77777777" w:rsidR="00BB1AAC" w:rsidRPr="006A43DB" w:rsidRDefault="00BB1AAC" w:rsidP="00AF720F">
            <w:r w:rsidRPr="006A43DB">
              <w:t>Concept Name of the Location</w:t>
            </w:r>
          </w:p>
        </w:tc>
        <w:tc>
          <w:tcPr>
            <w:tcW w:w="1181" w:type="dxa"/>
            <w:noWrap/>
            <w:hideMark/>
          </w:tcPr>
          <w:p w14:paraId="507DBB93" w14:textId="77777777" w:rsidR="00BB1AAC" w:rsidRPr="006A43DB" w:rsidRDefault="00BB1AAC" w:rsidP="00AF720F">
            <w:r w:rsidRPr="006A43DB">
              <w:t>N</w:t>
            </w:r>
          </w:p>
        </w:tc>
        <w:tc>
          <w:tcPr>
            <w:tcW w:w="2119" w:type="dxa"/>
            <w:noWrap/>
            <w:hideMark/>
          </w:tcPr>
          <w:p w14:paraId="0291CF6C" w14:textId="77777777" w:rsidR="00BB1AAC" w:rsidRPr="006A43DB" w:rsidRDefault="00BB1AAC" w:rsidP="00AF720F">
            <w:r w:rsidRPr="006A43DB">
              <w:t>A name representing the location where the instrument is deployed which is assigned by the system or taken from a reference terminology or ontology. This name can incorporate rows 15-19 combined as a single entity or examined independently.</w:t>
            </w:r>
          </w:p>
        </w:tc>
        <w:tc>
          <w:tcPr>
            <w:tcW w:w="1254" w:type="dxa"/>
            <w:noWrap/>
            <w:hideMark/>
          </w:tcPr>
          <w:p w14:paraId="2ECF0D9F" w14:textId="77777777" w:rsidR="00BB1AAC" w:rsidRPr="006A43DB" w:rsidRDefault="00BB1AAC" w:rsidP="00AF720F">
            <w:r w:rsidRPr="006A43DB">
              <w:t>String</w:t>
            </w:r>
          </w:p>
        </w:tc>
        <w:tc>
          <w:tcPr>
            <w:tcW w:w="2806" w:type="dxa"/>
            <w:noWrap/>
            <w:hideMark/>
          </w:tcPr>
          <w:p w14:paraId="584A46C2" w14:textId="77777777" w:rsidR="00BB1AAC" w:rsidRPr="006A43DB" w:rsidRDefault="00BB1AAC" w:rsidP="00AF720F">
            <w:r w:rsidRPr="006A43DB">
              <w:t>USA_UT_SLC_UT_84102</w:t>
            </w:r>
          </w:p>
        </w:tc>
      </w:tr>
      <w:tr w:rsidR="00BB1AAC" w:rsidRPr="006A43DB" w14:paraId="01907924" w14:textId="77777777" w:rsidTr="009C4A92">
        <w:trPr>
          <w:trHeight w:val="300"/>
        </w:trPr>
        <w:tc>
          <w:tcPr>
            <w:tcW w:w="1659" w:type="dxa"/>
            <w:noWrap/>
            <w:hideMark/>
          </w:tcPr>
          <w:p w14:paraId="15717A8E" w14:textId="77777777" w:rsidR="00BB1AAC" w:rsidRPr="006A43DB" w:rsidRDefault="00BB1AAC" w:rsidP="00AF720F">
            <w:r w:rsidRPr="006A43DB">
              <w:t>Concept ID of the Location</w:t>
            </w:r>
          </w:p>
        </w:tc>
        <w:tc>
          <w:tcPr>
            <w:tcW w:w="1181" w:type="dxa"/>
            <w:noWrap/>
            <w:hideMark/>
          </w:tcPr>
          <w:p w14:paraId="3D7762DE" w14:textId="77777777" w:rsidR="00BB1AAC" w:rsidRPr="006A43DB" w:rsidRDefault="00BB1AAC" w:rsidP="00AF720F">
            <w:r w:rsidRPr="006A43DB">
              <w:t>N</w:t>
            </w:r>
          </w:p>
        </w:tc>
        <w:tc>
          <w:tcPr>
            <w:tcW w:w="2119" w:type="dxa"/>
            <w:noWrap/>
            <w:hideMark/>
          </w:tcPr>
          <w:p w14:paraId="2818AADA" w14:textId="77777777" w:rsidR="00BB1AAC" w:rsidRPr="006A43DB" w:rsidRDefault="00BB1AAC" w:rsidP="00AF720F">
            <w:r w:rsidRPr="006A43DB">
              <w:t>An ID representing the location where the instrument is deployed which is assigned by the system or taken from a reference terminology or ontology. This name can incorporate rows 15-19 combined as a single entity or examined independently.</w:t>
            </w:r>
          </w:p>
        </w:tc>
        <w:tc>
          <w:tcPr>
            <w:tcW w:w="1254" w:type="dxa"/>
            <w:noWrap/>
            <w:hideMark/>
          </w:tcPr>
          <w:p w14:paraId="555F3C9E" w14:textId="77777777" w:rsidR="00BB1AAC" w:rsidRPr="006A43DB" w:rsidRDefault="00BB1AAC" w:rsidP="00AF720F">
            <w:r w:rsidRPr="006A43DB">
              <w:t>String (Numerical)</w:t>
            </w:r>
          </w:p>
        </w:tc>
        <w:tc>
          <w:tcPr>
            <w:tcW w:w="2806" w:type="dxa"/>
            <w:noWrap/>
            <w:hideMark/>
          </w:tcPr>
          <w:p w14:paraId="41A567EB" w14:textId="77777777" w:rsidR="00BB1AAC" w:rsidRPr="006A43DB" w:rsidRDefault="00BB1AAC" w:rsidP="00AF720F">
            <w:r w:rsidRPr="006A43DB">
              <w:t>12345</w:t>
            </w:r>
          </w:p>
        </w:tc>
      </w:tr>
      <w:tr w:rsidR="00BB1AAC" w:rsidRPr="006A43DB" w14:paraId="02FB8F43" w14:textId="77777777" w:rsidTr="009C4A92">
        <w:trPr>
          <w:trHeight w:val="300"/>
        </w:trPr>
        <w:tc>
          <w:tcPr>
            <w:tcW w:w="1659" w:type="dxa"/>
            <w:noWrap/>
            <w:hideMark/>
          </w:tcPr>
          <w:p w14:paraId="1E841A98" w14:textId="77777777" w:rsidR="00BB1AAC" w:rsidRPr="006A43DB" w:rsidRDefault="00BB1AAC" w:rsidP="00AF720F">
            <w:r w:rsidRPr="006A43DB">
              <w:lastRenderedPageBreak/>
              <w:t>Concept Namespace of the Location</w:t>
            </w:r>
          </w:p>
        </w:tc>
        <w:tc>
          <w:tcPr>
            <w:tcW w:w="1181" w:type="dxa"/>
            <w:hideMark/>
          </w:tcPr>
          <w:p w14:paraId="4CFCFBC1" w14:textId="77777777" w:rsidR="00BB1AAC" w:rsidRPr="006A43DB" w:rsidRDefault="00BB1AAC" w:rsidP="00AF720F">
            <w:r w:rsidRPr="006A43DB">
              <w:t>N</w:t>
            </w:r>
          </w:p>
        </w:tc>
        <w:tc>
          <w:tcPr>
            <w:tcW w:w="2119" w:type="dxa"/>
            <w:noWrap/>
            <w:hideMark/>
          </w:tcPr>
          <w:p w14:paraId="20530BD8" w14:textId="284364E4" w:rsidR="00BB1AAC" w:rsidRPr="006A43DB" w:rsidRDefault="00BB1AAC" w:rsidP="00AF720F">
            <w:r w:rsidRPr="006A43DB">
              <w:t>The standard terminology/</w:t>
            </w:r>
            <w:r w:rsidR="00B029C9" w:rsidRPr="006A43DB">
              <w:t>reference</w:t>
            </w:r>
            <w:r w:rsidRPr="006A43DB">
              <w:t xml:space="preserve"> to be used as a reference for location data.</w:t>
            </w:r>
          </w:p>
        </w:tc>
        <w:tc>
          <w:tcPr>
            <w:tcW w:w="1254" w:type="dxa"/>
            <w:noWrap/>
            <w:hideMark/>
          </w:tcPr>
          <w:p w14:paraId="2CFA2ED8" w14:textId="77777777" w:rsidR="00BB1AAC" w:rsidRPr="006A43DB" w:rsidRDefault="00BB1AAC" w:rsidP="00AF720F">
            <w:r w:rsidRPr="006A43DB">
              <w:t>Category</w:t>
            </w:r>
          </w:p>
        </w:tc>
        <w:tc>
          <w:tcPr>
            <w:tcW w:w="2806" w:type="dxa"/>
            <w:noWrap/>
            <w:hideMark/>
          </w:tcPr>
          <w:p w14:paraId="14E3D1FD" w14:textId="77777777" w:rsidR="00BB1AAC" w:rsidRPr="006A43DB" w:rsidRDefault="00BB1AAC" w:rsidP="00AF720F">
            <w:r w:rsidRPr="006A43DB">
              <w:t>GeoNames Ontology (http://www.geonames.org/)</w:t>
            </w:r>
          </w:p>
        </w:tc>
      </w:tr>
      <w:tr w:rsidR="00BB1AAC" w:rsidRPr="006A43DB" w14:paraId="126CA75A" w14:textId="77777777" w:rsidTr="009C4A92">
        <w:trPr>
          <w:trHeight w:val="300"/>
        </w:trPr>
        <w:tc>
          <w:tcPr>
            <w:tcW w:w="1659" w:type="dxa"/>
            <w:noWrap/>
            <w:hideMark/>
          </w:tcPr>
          <w:p w14:paraId="07B3A13C" w14:textId="77777777" w:rsidR="00BB1AAC" w:rsidRPr="006A43DB" w:rsidRDefault="00BB1AAC" w:rsidP="00AF720F">
            <w:r w:rsidRPr="006A43DB">
              <w:t>Latitude</w:t>
            </w:r>
          </w:p>
        </w:tc>
        <w:tc>
          <w:tcPr>
            <w:tcW w:w="1181" w:type="dxa"/>
            <w:hideMark/>
          </w:tcPr>
          <w:p w14:paraId="113D2E81" w14:textId="77777777" w:rsidR="00BB1AAC" w:rsidRPr="006A43DB" w:rsidRDefault="00BB1AAC" w:rsidP="00AF720F">
            <w:r w:rsidRPr="006A43DB">
              <w:t>N</w:t>
            </w:r>
          </w:p>
        </w:tc>
        <w:tc>
          <w:tcPr>
            <w:tcW w:w="2119" w:type="dxa"/>
            <w:noWrap/>
            <w:hideMark/>
          </w:tcPr>
          <w:p w14:paraId="732DBBB4" w14:textId="77777777" w:rsidR="00BB1AAC" w:rsidRPr="006A43DB" w:rsidRDefault="00BB1AAC" w:rsidP="00AF720F">
            <w:r w:rsidRPr="006A43DB">
              <w:t>The latitude in which the organization resides.</w:t>
            </w:r>
          </w:p>
        </w:tc>
        <w:tc>
          <w:tcPr>
            <w:tcW w:w="1254" w:type="dxa"/>
            <w:noWrap/>
            <w:hideMark/>
          </w:tcPr>
          <w:p w14:paraId="3C86E9D4" w14:textId="77777777" w:rsidR="00BB1AAC" w:rsidRPr="006A43DB" w:rsidRDefault="00BB1AAC" w:rsidP="00AF720F">
            <w:r w:rsidRPr="006A43DB">
              <w:t>String (Numerical)</w:t>
            </w:r>
          </w:p>
        </w:tc>
        <w:tc>
          <w:tcPr>
            <w:tcW w:w="2806" w:type="dxa"/>
            <w:noWrap/>
            <w:hideMark/>
          </w:tcPr>
          <w:p w14:paraId="1EC54ECC" w14:textId="77777777" w:rsidR="00BB1AAC" w:rsidRPr="006A43DB" w:rsidRDefault="00BB1AAC" w:rsidP="00AF720F">
            <w:r w:rsidRPr="006A43DB">
              <w:t>40.76</w:t>
            </w:r>
          </w:p>
        </w:tc>
      </w:tr>
      <w:tr w:rsidR="00BB1AAC" w:rsidRPr="006A43DB" w14:paraId="1618928D" w14:textId="77777777" w:rsidTr="009C4A92">
        <w:trPr>
          <w:trHeight w:val="300"/>
        </w:trPr>
        <w:tc>
          <w:tcPr>
            <w:tcW w:w="1659" w:type="dxa"/>
            <w:noWrap/>
            <w:hideMark/>
          </w:tcPr>
          <w:p w14:paraId="6D5CE6DC" w14:textId="77777777" w:rsidR="00BB1AAC" w:rsidRPr="006A43DB" w:rsidRDefault="00BB1AAC" w:rsidP="00AF720F">
            <w:r w:rsidRPr="006A43DB">
              <w:t>Latitude Units</w:t>
            </w:r>
          </w:p>
        </w:tc>
        <w:tc>
          <w:tcPr>
            <w:tcW w:w="1181" w:type="dxa"/>
            <w:hideMark/>
          </w:tcPr>
          <w:p w14:paraId="2011647C" w14:textId="77777777" w:rsidR="00BB1AAC" w:rsidRPr="006A43DB" w:rsidRDefault="00BB1AAC" w:rsidP="00AF720F">
            <w:r w:rsidRPr="006A43DB">
              <w:t>N</w:t>
            </w:r>
          </w:p>
        </w:tc>
        <w:tc>
          <w:tcPr>
            <w:tcW w:w="2119" w:type="dxa"/>
            <w:noWrap/>
            <w:hideMark/>
          </w:tcPr>
          <w:p w14:paraId="5648A583" w14:textId="77777777" w:rsidR="00BB1AAC" w:rsidRPr="006A43DB" w:rsidRDefault="00BB1AAC" w:rsidP="00AF720F">
            <w:r w:rsidRPr="006A43DB">
              <w:t>The direction of the parallels of latitude.</w:t>
            </w:r>
          </w:p>
        </w:tc>
        <w:tc>
          <w:tcPr>
            <w:tcW w:w="1254" w:type="dxa"/>
            <w:noWrap/>
            <w:hideMark/>
          </w:tcPr>
          <w:p w14:paraId="3C0282D5" w14:textId="77777777" w:rsidR="00BB1AAC" w:rsidRPr="006A43DB" w:rsidRDefault="00BB1AAC" w:rsidP="00AF720F">
            <w:r w:rsidRPr="006A43DB">
              <w:t>String</w:t>
            </w:r>
          </w:p>
        </w:tc>
        <w:tc>
          <w:tcPr>
            <w:tcW w:w="2806" w:type="dxa"/>
            <w:noWrap/>
            <w:hideMark/>
          </w:tcPr>
          <w:p w14:paraId="476202F7" w14:textId="77777777" w:rsidR="00BB1AAC" w:rsidRPr="006A43DB" w:rsidRDefault="00BB1AAC" w:rsidP="00AF720F">
            <w:r w:rsidRPr="006A43DB">
              <w:t>Degrees North</w:t>
            </w:r>
          </w:p>
        </w:tc>
      </w:tr>
      <w:tr w:rsidR="00BB1AAC" w:rsidRPr="006A43DB" w14:paraId="2FCC2B28" w14:textId="77777777" w:rsidTr="009C4A92">
        <w:trPr>
          <w:trHeight w:val="300"/>
        </w:trPr>
        <w:tc>
          <w:tcPr>
            <w:tcW w:w="1659" w:type="dxa"/>
            <w:noWrap/>
            <w:hideMark/>
          </w:tcPr>
          <w:p w14:paraId="47BAF660" w14:textId="77777777" w:rsidR="00BB1AAC" w:rsidRPr="006A43DB" w:rsidRDefault="00BB1AAC" w:rsidP="00AF720F">
            <w:r w:rsidRPr="006A43DB">
              <w:t>Longitude</w:t>
            </w:r>
          </w:p>
        </w:tc>
        <w:tc>
          <w:tcPr>
            <w:tcW w:w="1181" w:type="dxa"/>
            <w:hideMark/>
          </w:tcPr>
          <w:p w14:paraId="6A8AA1D4" w14:textId="77777777" w:rsidR="00BB1AAC" w:rsidRPr="006A43DB" w:rsidRDefault="00BB1AAC" w:rsidP="00AF720F">
            <w:r w:rsidRPr="006A43DB">
              <w:t>N</w:t>
            </w:r>
          </w:p>
        </w:tc>
        <w:tc>
          <w:tcPr>
            <w:tcW w:w="2119" w:type="dxa"/>
            <w:noWrap/>
            <w:hideMark/>
          </w:tcPr>
          <w:p w14:paraId="636F43DD" w14:textId="77777777" w:rsidR="00BB1AAC" w:rsidRPr="006A43DB" w:rsidRDefault="00BB1AAC" w:rsidP="00AF720F">
            <w:r w:rsidRPr="006A43DB">
              <w:t>The longitude in which the organization resides.</w:t>
            </w:r>
          </w:p>
        </w:tc>
        <w:tc>
          <w:tcPr>
            <w:tcW w:w="1254" w:type="dxa"/>
            <w:noWrap/>
            <w:hideMark/>
          </w:tcPr>
          <w:p w14:paraId="3E8B6D2C" w14:textId="77777777" w:rsidR="00BB1AAC" w:rsidRPr="006A43DB" w:rsidRDefault="00BB1AAC" w:rsidP="00AF720F">
            <w:r w:rsidRPr="006A43DB">
              <w:t>String (Numerical)</w:t>
            </w:r>
          </w:p>
        </w:tc>
        <w:tc>
          <w:tcPr>
            <w:tcW w:w="2806" w:type="dxa"/>
            <w:noWrap/>
            <w:hideMark/>
          </w:tcPr>
          <w:p w14:paraId="05E7FC71" w14:textId="77777777" w:rsidR="00BB1AAC" w:rsidRPr="006A43DB" w:rsidRDefault="00BB1AAC" w:rsidP="00AF720F">
            <w:r w:rsidRPr="006A43DB">
              <w:t>-111.863, 111.863</w:t>
            </w:r>
          </w:p>
        </w:tc>
      </w:tr>
      <w:tr w:rsidR="00BB1AAC" w:rsidRPr="006A43DB" w14:paraId="5A0E7C7A" w14:textId="77777777" w:rsidTr="009C4A92">
        <w:trPr>
          <w:trHeight w:val="300"/>
        </w:trPr>
        <w:tc>
          <w:tcPr>
            <w:tcW w:w="1659" w:type="dxa"/>
            <w:noWrap/>
            <w:hideMark/>
          </w:tcPr>
          <w:p w14:paraId="46A06889" w14:textId="77777777" w:rsidR="00BB1AAC" w:rsidRPr="006A43DB" w:rsidRDefault="00BB1AAC" w:rsidP="00AF720F">
            <w:r w:rsidRPr="006A43DB">
              <w:t>Longitude Units</w:t>
            </w:r>
          </w:p>
        </w:tc>
        <w:tc>
          <w:tcPr>
            <w:tcW w:w="1181" w:type="dxa"/>
            <w:hideMark/>
          </w:tcPr>
          <w:p w14:paraId="12D722CB" w14:textId="77777777" w:rsidR="00BB1AAC" w:rsidRPr="006A43DB" w:rsidRDefault="00BB1AAC" w:rsidP="00AF720F">
            <w:r w:rsidRPr="006A43DB">
              <w:t>N</w:t>
            </w:r>
          </w:p>
        </w:tc>
        <w:tc>
          <w:tcPr>
            <w:tcW w:w="2119" w:type="dxa"/>
            <w:noWrap/>
            <w:hideMark/>
          </w:tcPr>
          <w:p w14:paraId="625E831C" w14:textId="77777777" w:rsidR="00BB1AAC" w:rsidRPr="006A43DB" w:rsidRDefault="00BB1AAC" w:rsidP="00AF720F">
            <w:r w:rsidRPr="006A43DB">
              <w:t>The direction of the longitude meridian.</w:t>
            </w:r>
          </w:p>
        </w:tc>
        <w:tc>
          <w:tcPr>
            <w:tcW w:w="1254" w:type="dxa"/>
            <w:noWrap/>
            <w:hideMark/>
          </w:tcPr>
          <w:p w14:paraId="5ED8C04E" w14:textId="77777777" w:rsidR="00BB1AAC" w:rsidRPr="006A43DB" w:rsidRDefault="00BB1AAC" w:rsidP="00AF720F">
            <w:r w:rsidRPr="006A43DB">
              <w:t>String</w:t>
            </w:r>
          </w:p>
        </w:tc>
        <w:tc>
          <w:tcPr>
            <w:tcW w:w="2806" w:type="dxa"/>
            <w:noWrap/>
            <w:hideMark/>
          </w:tcPr>
          <w:p w14:paraId="3C566932" w14:textId="77777777" w:rsidR="00BB1AAC" w:rsidRPr="006A43DB" w:rsidRDefault="00BB1AAC" w:rsidP="00AF720F">
            <w:r w:rsidRPr="006A43DB">
              <w:t>Degrees West, West</w:t>
            </w:r>
          </w:p>
        </w:tc>
      </w:tr>
      <w:tr w:rsidR="00BB1AAC" w:rsidRPr="006A43DB" w14:paraId="26CCE4F7" w14:textId="77777777" w:rsidTr="009C4A92">
        <w:trPr>
          <w:trHeight w:val="300"/>
        </w:trPr>
        <w:tc>
          <w:tcPr>
            <w:tcW w:w="1659" w:type="dxa"/>
            <w:noWrap/>
            <w:hideMark/>
          </w:tcPr>
          <w:p w14:paraId="78CA41F0" w14:textId="77777777" w:rsidR="00BB1AAC" w:rsidRPr="006A43DB" w:rsidRDefault="00BB1AAC" w:rsidP="00AF720F">
            <w:r w:rsidRPr="006A43DB">
              <w:t>Elevation</w:t>
            </w:r>
          </w:p>
        </w:tc>
        <w:tc>
          <w:tcPr>
            <w:tcW w:w="1181" w:type="dxa"/>
            <w:hideMark/>
          </w:tcPr>
          <w:p w14:paraId="02508A6E" w14:textId="77777777" w:rsidR="00BB1AAC" w:rsidRPr="006A43DB" w:rsidRDefault="00BB1AAC" w:rsidP="00AF720F">
            <w:r w:rsidRPr="006A43DB">
              <w:t>N</w:t>
            </w:r>
          </w:p>
        </w:tc>
        <w:tc>
          <w:tcPr>
            <w:tcW w:w="2119" w:type="dxa"/>
            <w:hideMark/>
          </w:tcPr>
          <w:p w14:paraId="66DB4359" w14:textId="77777777" w:rsidR="00BB1AAC" w:rsidRPr="006A43DB" w:rsidRDefault="00BB1AAC" w:rsidP="00AF720F">
            <w:r w:rsidRPr="006A43DB">
              <w:t>The height above sea level at which the instrument is deployed.</w:t>
            </w:r>
          </w:p>
        </w:tc>
        <w:tc>
          <w:tcPr>
            <w:tcW w:w="1254" w:type="dxa"/>
            <w:noWrap/>
            <w:hideMark/>
          </w:tcPr>
          <w:p w14:paraId="04B39FAE" w14:textId="77777777" w:rsidR="00BB1AAC" w:rsidRPr="006A43DB" w:rsidRDefault="00BB1AAC" w:rsidP="00AF720F">
            <w:r w:rsidRPr="006A43DB">
              <w:t>Value and Unit</w:t>
            </w:r>
          </w:p>
        </w:tc>
        <w:tc>
          <w:tcPr>
            <w:tcW w:w="2806" w:type="dxa"/>
            <w:noWrap/>
            <w:hideMark/>
          </w:tcPr>
          <w:p w14:paraId="7A01815E" w14:textId="77777777" w:rsidR="00BB1AAC" w:rsidRPr="006A43DB" w:rsidRDefault="00BB1AAC" w:rsidP="00AF720F">
            <w:r w:rsidRPr="006A43DB">
              <w:t> </w:t>
            </w:r>
          </w:p>
        </w:tc>
      </w:tr>
      <w:tr w:rsidR="00BB1AAC" w:rsidRPr="006A43DB" w14:paraId="1A28114A" w14:textId="77777777" w:rsidTr="009C4A92">
        <w:trPr>
          <w:trHeight w:val="330"/>
        </w:trPr>
        <w:tc>
          <w:tcPr>
            <w:tcW w:w="1659" w:type="dxa"/>
            <w:noWrap/>
            <w:hideMark/>
          </w:tcPr>
          <w:p w14:paraId="1D78AE46" w14:textId="77777777" w:rsidR="00BB1AAC" w:rsidRPr="006A43DB" w:rsidRDefault="00BB1AAC" w:rsidP="00AF720F">
            <w:r w:rsidRPr="006A43DB">
              <w:t>Study ID</w:t>
            </w:r>
          </w:p>
        </w:tc>
        <w:tc>
          <w:tcPr>
            <w:tcW w:w="1181" w:type="dxa"/>
            <w:hideMark/>
          </w:tcPr>
          <w:p w14:paraId="39C28567" w14:textId="77777777" w:rsidR="00BB1AAC" w:rsidRPr="006A43DB" w:rsidRDefault="00BB1AAC" w:rsidP="00AF720F">
            <w:r w:rsidRPr="006A43DB">
              <w:t>N</w:t>
            </w:r>
          </w:p>
        </w:tc>
        <w:tc>
          <w:tcPr>
            <w:tcW w:w="2119" w:type="dxa"/>
            <w:hideMark/>
          </w:tcPr>
          <w:p w14:paraId="76848F51" w14:textId="77777777" w:rsidR="00BB1AAC" w:rsidRPr="006A43DB" w:rsidRDefault="00BB1AAC" w:rsidP="00AF720F">
            <w:r w:rsidRPr="006A43DB">
              <w:t>This element is used to link the instrument to the clinical study if possible.</w:t>
            </w:r>
          </w:p>
        </w:tc>
        <w:tc>
          <w:tcPr>
            <w:tcW w:w="1254" w:type="dxa"/>
            <w:noWrap/>
            <w:hideMark/>
          </w:tcPr>
          <w:p w14:paraId="567AFA87" w14:textId="77777777" w:rsidR="00BB1AAC" w:rsidRPr="006A43DB" w:rsidRDefault="00BB1AAC" w:rsidP="00AF720F">
            <w:r w:rsidRPr="006A43DB">
              <w:t>String</w:t>
            </w:r>
          </w:p>
        </w:tc>
        <w:tc>
          <w:tcPr>
            <w:tcW w:w="2806" w:type="dxa"/>
            <w:noWrap/>
            <w:hideMark/>
          </w:tcPr>
          <w:p w14:paraId="46EA00A8" w14:textId="77777777" w:rsidR="00BB1AAC" w:rsidRPr="006A43DB" w:rsidRDefault="00BB1AAC" w:rsidP="00AF720F">
            <w:r w:rsidRPr="006A43DB">
              <w:t>12345</w:t>
            </w:r>
          </w:p>
        </w:tc>
      </w:tr>
      <w:tr w:rsidR="00BB1AAC" w:rsidRPr="006A43DB" w14:paraId="5970397E" w14:textId="77777777" w:rsidTr="009C4A92">
        <w:trPr>
          <w:trHeight w:val="315"/>
        </w:trPr>
        <w:tc>
          <w:tcPr>
            <w:tcW w:w="1659" w:type="dxa"/>
            <w:noWrap/>
            <w:hideMark/>
          </w:tcPr>
          <w:p w14:paraId="0E2BF8B6" w14:textId="77777777" w:rsidR="00BB1AAC" w:rsidRPr="006A43DB" w:rsidRDefault="00BB1AAC" w:rsidP="00AF720F">
            <w:r w:rsidRPr="006A43DB">
              <w:t>Study subject ID</w:t>
            </w:r>
          </w:p>
        </w:tc>
        <w:tc>
          <w:tcPr>
            <w:tcW w:w="1181" w:type="dxa"/>
            <w:hideMark/>
          </w:tcPr>
          <w:p w14:paraId="47F113C4" w14:textId="77777777" w:rsidR="00BB1AAC" w:rsidRPr="006A43DB" w:rsidRDefault="00BB1AAC" w:rsidP="00AF720F">
            <w:r w:rsidRPr="006A43DB">
              <w:t>N</w:t>
            </w:r>
          </w:p>
        </w:tc>
        <w:tc>
          <w:tcPr>
            <w:tcW w:w="2119" w:type="dxa"/>
            <w:hideMark/>
          </w:tcPr>
          <w:p w14:paraId="06902225" w14:textId="77777777" w:rsidR="00BB1AAC" w:rsidRPr="006A43DB" w:rsidRDefault="00BB1AAC" w:rsidP="00AF720F">
            <w:r w:rsidRPr="006A43DB">
              <w:t>This element is used to link the instrument to the study subject, e.g. the person.</w:t>
            </w:r>
          </w:p>
        </w:tc>
        <w:tc>
          <w:tcPr>
            <w:tcW w:w="1254" w:type="dxa"/>
            <w:noWrap/>
            <w:hideMark/>
          </w:tcPr>
          <w:p w14:paraId="627A940C" w14:textId="77777777" w:rsidR="00BB1AAC" w:rsidRPr="006A43DB" w:rsidRDefault="00BB1AAC" w:rsidP="00AF720F">
            <w:r w:rsidRPr="006A43DB">
              <w:t>String</w:t>
            </w:r>
          </w:p>
        </w:tc>
        <w:tc>
          <w:tcPr>
            <w:tcW w:w="2806" w:type="dxa"/>
            <w:noWrap/>
            <w:hideMark/>
          </w:tcPr>
          <w:p w14:paraId="138E6974" w14:textId="77777777" w:rsidR="00BB1AAC" w:rsidRPr="006A43DB" w:rsidRDefault="00BB1AAC" w:rsidP="00AF720F">
            <w:r w:rsidRPr="006A43DB">
              <w:t>12345</w:t>
            </w:r>
          </w:p>
        </w:tc>
      </w:tr>
      <w:tr w:rsidR="00BB1AAC" w:rsidRPr="006A43DB" w14:paraId="3D47DF5C" w14:textId="77777777" w:rsidTr="009C4A92">
        <w:trPr>
          <w:trHeight w:val="270"/>
        </w:trPr>
        <w:tc>
          <w:tcPr>
            <w:tcW w:w="1659" w:type="dxa"/>
            <w:noWrap/>
            <w:hideMark/>
          </w:tcPr>
          <w:p w14:paraId="415A7303" w14:textId="77777777" w:rsidR="00BB1AAC" w:rsidRPr="006A43DB" w:rsidRDefault="00BB1AAC" w:rsidP="00AF720F">
            <w:r w:rsidRPr="006A43DB">
              <w:t xml:space="preserve">Satellite Degree Inclination </w:t>
            </w:r>
          </w:p>
        </w:tc>
        <w:tc>
          <w:tcPr>
            <w:tcW w:w="1181" w:type="dxa"/>
            <w:hideMark/>
          </w:tcPr>
          <w:p w14:paraId="45FB0492" w14:textId="77777777" w:rsidR="00BB1AAC" w:rsidRPr="006A43DB" w:rsidRDefault="00BB1AAC" w:rsidP="00AF720F">
            <w:r w:rsidRPr="006A43DB">
              <w:t>N</w:t>
            </w:r>
          </w:p>
        </w:tc>
        <w:tc>
          <w:tcPr>
            <w:tcW w:w="2119" w:type="dxa"/>
            <w:hideMark/>
          </w:tcPr>
          <w:p w14:paraId="49EB1DA5" w14:textId="77777777" w:rsidR="00BB1AAC" w:rsidRPr="006A43DB" w:rsidRDefault="00BB1AAC" w:rsidP="00AF720F">
            <w:r w:rsidRPr="006A43DB">
              <w:t>The satellite's degree of orbit.</w:t>
            </w:r>
          </w:p>
        </w:tc>
        <w:tc>
          <w:tcPr>
            <w:tcW w:w="1254" w:type="dxa"/>
            <w:noWrap/>
            <w:hideMark/>
          </w:tcPr>
          <w:p w14:paraId="5BDD1D27" w14:textId="77777777" w:rsidR="00BB1AAC" w:rsidRPr="006A43DB" w:rsidRDefault="00BB1AAC" w:rsidP="00AF720F">
            <w:r w:rsidRPr="006A43DB">
              <w:t>String (Numerical)</w:t>
            </w:r>
          </w:p>
        </w:tc>
        <w:tc>
          <w:tcPr>
            <w:tcW w:w="2806" w:type="dxa"/>
            <w:noWrap/>
            <w:hideMark/>
          </w:tcPr>
          <w:p w14:paraId="4CB455AE" w14:textId="77777777" w:rsidR="00BB1AAC" w:rsidRPr="006A43DB" w:rsidRDefault="00BB1AAC" w:rsidP="00AF720F">
            <w:r w:rsidRPr="006A43DB">
              <w:t>98.2 degree inclination</w:t>
            </w:r>
          </w:p>
        </w:tc>
      </w:tr>
      <w:tr w:rsidR="00BB1AAC" w:rsidRPr="006A43DB" w14:paraId="66018515" w14:textId="77777777" w:rsidTr="009C4A92">
        <w:trPr>
          <w:trHeight w:val="345"/>
        </w:trPr>
        <w:tc>
          <w:tcPr>
            <w:tcW w:w="1659" w:type="dxa"/>
            <w:noWrap/>
            <w:hideMark/>
          </w:tcPr>
          <w:p w14:paraId="09509C86" w14:textId="77777777" w:rsidR="00BB1AAC" w:rsidRPr="006A43DB" w:rsidRDefault="00BB1AAC" w:rsidP="00AF720F">
            <w:r w:rsidRPr="006A43DB">
              <w:t>Satellite Distance Above Earth</w:t>
            </w:r>
          </w:p>
        </w:tc>
        <w:tc>
          <w:tcPr>
            <w:tcW w:w="1181" w:type="dxa"/>
            <w:hideMark/>
          </w:tcPr>
          <w:p w14:paraId="74917AD2" w14:textId="77777777" w:rsidR="00BB1AAC" w:rsidRPr="006A43DB" w:rsidRDefault="00BB1AAC" w:rsidP="00AF720F">
            <w:r w:rsidRPr="006A43DB">
              <w:t>N</w:t>
            </w:r>
          </w:p>
        </w:tc>
        <w:tc>
          <w:tcPr>
            <w:tcW w:w="2119" w:type="dxa"/>
            <w:hideMark/>
          </w:tcPr>
          <w:p w14:paraId="0C21C8B2" w14:textId="77777777" w:rsidR="00BB1AAC" w:rsidRPr="006A43DB" w:rsidRDefault="00BB1AAC" w:rsidP="00AF720F">
            <w:r w:rsidRPr="006A43DB">
              <w:t>The distance at which the satellite orbits above Earth.</w:t>
            </w:r>
          </w:p>
        </w:tc>
        <w:tc>
          <w:tcPr>
            <w:tcW w:w="1254" w:type="dxa"/>
            <w:noWrap/>
            <w:hideMark/>
          </w:tcPr>
          <w:p w14:paraId="071D18A1" w14:textId="77777777" w:rsidR="00BB1AAC" w:rsidRPr="006A43DB" w:rsidRDefault="00BB1AAC" w:rsidP="00AF720F">
            <w:r w:rsidRPr="006A43DB">
              <w:t>String (Numerical)</w:t>
            </w:r>
          </w:p>
        </w:tc>
        <w:tc>
          <w:tcPr>
            <w:tcW w:w="2806" w:type="dxa"/>
            <w:noWrap/>
            <w:hideMark/>
          </w:tcPr>
          <w:p w14:paraId="0246824D" w14:textId="77777777" w:rsidR="00BB1AAC" w:rsidRPr="006A43DB" w:rsidRDefault="00BB1AAC" w:rsidP="00AF720F">
            <w:r w:rsidRPr="006A43DB">
              <w:t>705 km, 438 miles</w:t>
            </w:r>
          </w:p>
        </w:tc>
      </w:tr>
      <w:tr w:rsidR="00BB1AAC" w:rsidRPr="006A43DB" w14:paraId="796704DE" w14:textId="77777777" w:rsidTr="009C4A92">
        <w:trPr>
          <w:trHeight w:val="405"/>
        </w:trPr>
        <w:tc>
          <w:tcPr>
            <w:tcW w:w="1659" w:type="dxa"/>
            <w:noWrap/>
            <w:hideMark/>
          </w:tcPr>
          <w:p w14:paraId="635B70EA" w14:textId="77777777" w:rsidR="00BB1AAC" w:rsidRPr="006A43DB" w:rsidRDefault="00BB1AAC" w:rsidP="00AF720F">
            <w:r w:rsidRPr="006A43DB">
              <w:t>Satellite Rotational Speed</w:t>
            </w:r>
          </w:p>
        </w:tc>
        <w:tc>
          <w:tcPr>
            <w:tcW w:w="1181" w:type="dxa"/>
            <w:hideMark/>
          </w:tcPr>
          <w:p w14:paraId="46079C45" w14:textId="77777777" w:rsidR="00BB1AAC" w:rsidRPr="006A43DB" w:rsidRDefault="00BB1AAC" w:rsidP="00AF720F">
            <w:r w:rsidRPr="006A43DB">
              <w:t>N</w:t>
            </w:r>
          </w:p>
        </w:tc>
        <w:tc>
          <w:tcPr>
            <w:tcW w:w="2119" w:type="dxa"/>
            <w:hideMark/>
          </w:tcPr>
          <w:p w14:paraId="2D02E60C" w14:textId="77777777" w:rsidR="00BB1AAC" w:rsidRPr="006A43DB" w:rsidRDefault="00BB1AAC" w:rsidP="00AF720F">
            <w:r w:rsidRPr="006A43DB">
              <w:t>The number of revolutions encountered by the satellite per cycle.</w:t>
            </w:r>
          </w:p>
        </w:tc>
        <w:tc>
          <w:tcPr>
            <w:tcW w:w="1254" w:type="dxa"/>
            <w:noWrap/>
            <w:hideMark/>
          </w:tcPr>
          <w:p w14:paraId="6340322C" w14:textId="77777777" w:rsidR="00BB1AAC" w:rsidRPr="006A43DB" w:rsidRDefault="00BB1AAC" w:rsidP="00AF720F">
            <w:r w:rsidRPr="006A43DB">
              <w:t>String (Numerical)</w:t>
            </w:r>
          </w:p>
        </w:tc>
        <w:tc>
          <w:tcPr>
            <w:tcW w:w="2806" w:type="dxa"/>
            <w:noWrap/>
            <w:hideMark/>
          </w:tcPr>
          <w:p w14:paraId="30D1BDB1" w14:textId="77777777" w:rsidR="00BB1AAC" w:rsidRPr="006A43DB" w:rsidRDefault="00BB1AAC" w:rsidP="00AF720F">
            <w:r w:rsidRPr="006A43DB">
              <w:t>233 revolutions per cycle</w:t>
            </w:r>
          </w:p>
        </w:tc>
      </w:tr>
      <w:tr w:rsidR="00BB1AAC" w:rsidRPr="006A43DB" w14:paraId="01D5A656" w14:textId="77777777" w:rsidTr="009C4A92">
        <w:trPr>
          <w:trHeight w:val="555"/>
        </w:trPr>
        <w:tc>
          <w:tcPr>
            <w:tcW w:w="1659" w:type="dxa"/>
            <w:noWrap/>
            <w:hideMark/>
          </w:tcPr>
          <w:p w14:paraId="0032A320" w14:textId="77777777" w:rsidR="00BB1AAC" w:rsidRPr="006A43DB" w:rsidRDefault="00BB1AAC" w:rsidP="00AF720F">
            <w:r w:rsidRPr="006A43DB">
              <w:t>Satellite Length of Repeat Cycle</w:t>
            </w:r>
          </w:p>
        </w:tc>
        <w:tc>
          <w:tcPr>
            <w:tcW w:w="1181" w:type="dxa"/>
            <w:hideMark/>
          </w:tcPr>
          <w:p w14:paraId="31A8BA73" w14:textId="77777777" w:rsidR="00BB1AAC" w:rsidRPr="006A43DB" w:rsidRDefault="00BB1AAC" w:rsidP="00AF720F">
            <w:r w:rsidRPr="006A43DB">
              <w:t>N</w:t>
            </w:r>
          </w:p>
        </w:tc>
        <w:tc>
          <w:tcPr>
            <w:tcW w:w="2119" w:type="dxa"/>
            <w:hideMark/>
          </w:tcPr>
          <w:p w14:paraId="31058D9E" w14:textId="20D03276" w:rsidR="00BB1AAC" w:rsidRPr="006A43DB" w:rsidRDefault="00BB1AAC" w:rsidP="00AF720F">
            <w:r w:rsidRPr="006A43DB">
              <w:t xml:space="preserve">The number of days until the satellite repeats </w:t>
            </w:r>
            <w:r w:rsidR="009C4A92" w:rsidRPr="006A43DB">
              <w:t>its</w:t>
            </w:r>
            <w:r w:rsidRPr="006A43DB">
              <w:t xml:space="preserve"> cycle.</w:t>
            </w:r>
          </w:p>
        </w:tc>
        <w:tc>
          <w:tcPr>
            <w:tcW w:w="1254" w:type="dxa"/>
            <w:noWrap/>
            <w:hideMark/>
          </w:tcPr>
          <w:p w14:paraId="3D16C555" w14:textId="77777777" w:rsidR="00BB1AAC" w:rsidRPr="006A43DB" w:rsidRDefault="00BB1AAC" w:rsidP="00AF720F">
            <w:r w:rsidRPr="006A43DB">
              <w:t>String (Numerical)</w:t>
            </w:r>
          </w:p>
        </w:tc>
        <w:tc>
          <w:tcPr>
            <w:tcW w:w="2806" w:type="dxa"/>
            <w:noWrap/>
            <w:hideMark/>
          </w:tcPr>
          <w:p w14:paraId="2D9D2D0A" w14:textId="77777777" w:rsidR="00BB1AAC" w:rsidRPr="006A43DB" w:rsidRDefault="00BB1AAC" w:rsidP="00AF720F">
            <w:r w:rsidRPr="006A43DB">
              <w:t>16 days</w:t>
            </w:r>
          </w:p>
        </w:tc>
      </w:tr>
    </w:tbl>
    <w:p w14:paraId="0C556C67" w14:textId="77777777" w:rsidR="00AD4CCC" w:rsidRDefault="00AD4CCC">
      <w:pPr>
        <w:ind w:left="720"/>
      </w:pPr>
    </w:p>
    <w:p w14:paraId="442C6018" w14:textId="77777777" w:rsidR="00AD4CCC" w:rsidRDefault="00AD4CCC">
      <w:pPr>
        <w:ind w:left="720"/>
      </w:pPr>
    </w:p>
    <w:p w14:paraId="756F46CB" w14:textId="77777777" w:rsidR="00AD4CCC" w:rsidRDefault="009F3290" w:rsidP="009C4A92">
      <w:pPr>
        <w:numPr>
          <w:ilvl w:val="2"/>
          <w:numId w:val="10"/>
        </w:numPr>
        <w:ind w:left="720" w:hanging="180"/>
        <w:contextualSpacing/>
        <w:jc w:val="both"/>
      </w:pPr>
      <w:r>
        <w:t xml:space="preserve">Conventions </w:t>
      </w:r>
    </w:p>
    <w:p w14:paraId="48FBBDED" w14:textId="29219951" w:rsidR="00AD4CCC" w:rsidRDefault="009F3290" w:rsidP="009C4A92">
      <w:pPr>
        <w:numPr>
          <w:ilvl w:val="0"/>
          <w:numId w:val="1"/>
        </w:numPr>
        <w:ind w:left="720" w:hanging="180"/>
        <w:contextualSpacing/>
        <w:jc w:val="both"/>
      </w:pPr>
      <w:r>
        <w:t xml:space="preserve">Each Deployment </w:t>
      </w:r>
      <w:r w:rsidR="009C4A92">
        <w:t>has</w:t>
      </w:r>
      <w:r>
        <w:t xml:space="preserve"> a unique Deployment ID.</w:t>
      </w:r>
    </w:p>
    <w:p w14:paraId="7CB20163" w14:textId="77777777" w:rsidR="00AD4CCC" w:rsidRDefault="009F3290" w:rsidP="009C4A92">
      <w:pPr>
        <w:numPr>
          <w:ilvl w:val="0"/>
          <w:numId w:val="1"/>
        </w:numPr>
        <w:ind w:left="720" w:hanging="180"/>
        <w:contextualSpacing/>
        <w:jc w:val="both"/>
      </w:pPr>
      <w:r>
        <w:t xml:space="preserve">Instrument Versioned Model ID is an internal identifier (foreign key) linking the physical deployed instrument to the general information of the instrument (Instrument Model). </w:t>
      </w:r>
    </w:p>
    <w:p w14:paraId="53EC406E" w14:textId="31F083A9" w:rsidR="00AD4CCC" w:rsidRDefault="00BB1AAC" w:rsidP="007C7735">
      <w:pPr>
        <w:pStyle w:val="Heading2"/>
        <w:numPr>
          <w:ilvl w:val="1"/>
          <w:numId w:val="10"/>
        </w:numPr>
        <w:ind w:left="540" w:firstLine="0"/>
        <w:jc w:val="both"/>
      </w:pPr>
      <w:bookmarkStart w:id="59" w:name="h.squ8gtgukttz" w:colFirst="0" w:colLast="0"/>
      <w:bookmarkStart w:id="60" w:name="_Toc465089043"/>
      <w:bookmarkEnd w:id="59"/>
      <w:r>
        <w:lastRenderedPageBreak/>
        <w:t xml:space="preserve">Maintenance and </w:t>
      </w:r>
      <w:r w:rsidR="009F3290">
        <w:t>Calibration</w:t>
      </w:r>
      <w:bookmarkEnd w:id="60"/>
      <w:r w:rsidR="009F3290">
        <w:t xml:space="preserve"> </w:t>
      </w:r>
    </w:p>
    <w:p w14:paraId="6F47AB28" w14:textId="7DDFE67D" w:rsidR="007F786D" w:rsidRDefault="009F3290" w:rsidP="007C7735">
      <w:pPr>
        <w:ind w:firstLine="720"/>
        <w:jc w:val="both"/>
      </w:pPr>
      <w:r>
        <w:t xml:space="preserve">Calibration is </w:t>
      </w:r>
      <w:r>
        <w:rPr>
          <w:color w:val="222222"/>
          <w:highlight w:val="white"/>
        </w:rPr>
        <w:t xml:space="preserve">the action or process of calibrating an instrument readings. The instrument that is being calibrated is called Calibrated Instrument, whereas the instrument used as a standard is called Controlled </w:t>
      </w:r>
      <w:r w:rsidR="00D429DA">
        <w:rPr>
          <w:color w:val="222222"/>
          <w:highlight w:val="white"/>
        </w:rPr>
        <w:t>Instrument</w:t>
      </w:r>
      <w:r>
        <w:rPr>
          <w:color w:val="222222"/>
          <w:highlight w:val="white"/>
        </w:rPr>
        <w:t xml:space="preserve">. </w:t>
      </w:r>
      <w:r>
        <w:t xml:space="preserve">The Calibration data element is a list of metadata used to describe the process of calibration. </w:t>
      </w:r>
      <w:r w:rsidR="007F786D">
        <w:t>The maintenance data element is a list of metadata used to descr</w:t>
      </w:r>
      <w:r w:rsidR="000D1B85">
        <w:t xml:space="preserve">ibe the process of maintenance during a certain deployment. </w:t>
      </w:r>
    </w:p>
    <w:p w14:paraId="47FADD47" w14:textId="77777777" w:rsidR="00A40A81" w:rsidRPr="00A40A81" w:rsidRDefault="00A40A81" w:rsidP="007C7735"/>
    <w:p w14:paraId="45892A41" w14:textId="52198281" w:rsidR="00AD4CCC" w:rsidRDefault="00A40A81" w:rsidP="007C7735">
      <w:pPr>
        <w:pStyle w:val="Caption"/>
        <w:spacing w:after="0"/>
        <w:jc w:val="both"/>
      </w:pPr>
      <w:bookmarkStart w:id="61" w:name="_Toc465088951"/>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12</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Maintenance and Calibration</w:t>
      </w:r>
      <w:r w:rsidRPr="000C1D6C">
        <w:rPr>
          <w:i w:val="0"/>
          <w:color w:val="auto"/>
          <w:sz w:val="22"/>
          <w:szCs w:val="22"/>
        </w:rPr>
        <w:t xml:space="preserve"> entity details.</w:t>
      </w:r>
      <w:bookmarkEnd w:id="61"/>
    </w:p>
    <w:tbl>
      <w:tblPr>
        <w:tblStyle w:val="TableGrid"/>
        <w:tblW w:w="0" w:type="auto"/>
        <w:tblLook w:val="04A0" w:firstRow="1" w:lastRow="0" w:firstColumn="1" w:lastColumn="0" w:noHBand="0" w:noVBand="1"/>
      </w:tblPr>
      <w:tblGrid>
        <w:gridCol w:w="2039"/>
        <w:gridCol w:w="1160"/>
        <w:gridCol w:w="2043"/>
        <w:gridCol w:w="1208"/>
        <w:gridCol w:w="2569"/>
      </w:tblGrid>
      <w:tr w:rsidR="00BB1AAC" w:rsidRPr="00862325" w14:paraId="0A8347A0" w14:textId="77777777" w:rsidTr="00E26FAE">
        <w:trPr>
          <w:trHeight w:val="300"/>
        </w:trPr>
        <w:tc>
          <w:tcPr>
            <w:tcW w:w="2055" w:type="dxa"/>
            <w:shd w:val="clear" w:color="auto" w:fill="F2F2F2" w:themeFill="background1" w:themeFillShade="F2"/>
            <w:noWrap/>
            <w:vAlign w:val="center"/>
            <w:hideMark/>
          </w:tcPr>
          <w:p w14:paraId="2E64CC9C" w14:textId="313D40A3" w:rsidR="00BB1AAC" w:rsidRPr="00862325" w:rsidRDefault="00BB1AAC" w:rsidP="007C7735">
            <w:pPr>
              <w:jc w:val="center"/>
              <w:rPr>
                <w:b/>
                <w:bCs/>
              </w:rPr>
            </w:pPr>
            <w:r w:rsidRPr="00862325">
              <w:rPr>
                <w:b/>
                <w:bCs/>
              </w:rPr>
              <w:t xml:space="preserve">Data </w:t>
            </w:r>
            <w:r w:rsidR="00A40A81">
              <w:rPr>
                <w:b/>
                <w:bCs/>
              </w:rPr>
              <w:t>E</w:t>
            </w:r>
            <w:r w:rsidRPr="00862325">
              <w:rPr>
                <w:b/>
                <w:bCs/>
              </w:rPr>
              <w:t>lement</w:t>
            </w:r>
          </w:p>
        </w:tc>
        <w:tc>
          <w:tcPr>
            <w:tcW w:w="1270" w:type="dxa"/>
            <w:shd w:val="clear" w:color="auto" w:fill="F2F2F2" w:themeFill="background1" w:themeFillShade="F2"/>
            <w:noWrap/>
            <w:vAlign w:val="center"/>
            <w:hideMark/>
          </w:tcPr>
          <w:p w14:paraId="6C0A5A2E" w14:textId="77777777" w:rsidR="00BB1AAC" w:rsidRPr="00862325" w:rsidRDefault="00BB1AAC" w:rsidP="007C7735">
            <w:pPr>
              <w:jc w:val="center"/>
              <w:rPr>
                <w:b/>
                <w:bCs/>
              </w:rPr>
            </w:pPr>
            <w:r w:rsidRPr="00862325">
              <w:rPr>
                <w:b/>
                <w:bCs/>
              </w:rPr>
              <w:t>Required</w:t>
            </w:r>
          </w:p>
        </w:tc>
        <w:tc>
          <w:tcPr>
            <w:tcW w:w="1782" w:type="dxa"/>
            <w:shd w:val="clear" w:color="auto" w:fill="F2F2F2" w:themeFill="background1" w:themeFillShade="F2"/>
            <w:noWrap/>
            <w:vAlign w:val="center"/>
            <w:hideMark/>
          </w:tcPr>
          <w:p w14:paraId="64328AEC" w14:textId="3E692174" w:rsidR="00BB1AAC" w:rsidRPr="00862325" w:rsidRDefault="00A40A81" w:rsidP="007C7735">
            <w:pPr>
              <w:jc w:val="center"/>
              <w:rPr>
                <w:b/>
                <w:bCs/>
              </w:rPr>
            </w:pPr>
            <w:r>
              <w:rPr>
                <w:b/>
                <w:bCs/>
              </w:rPr>
              <w:t>D</w:t>
            </w:r>
            <w:r w:rsidR="00BB1AAC" w:rsidRPr="00862325">
              <w:rPr>
                <w:b/>
                <w:bCs/>
              </w:rPr>
              <w:t>escription</w:t>
            </w:r>
          </w:p>
        </w:tc>
        <w:tc>
          <w:tcPr>
            <w:tcW w:w="1323" w:type="dxa"/>
            <w:shd w:val="clear" w:color="auto" w:fill="F2F2F2" w:themeFill="background1" w:themeFillShade="F2"/>
            <w:noWrap/>
            <w:vAlign w:val="center"/>
            <w:hideMark/>
          </w:tcPr>
          <w:p w14:paraId="02087573" w14:textId="2583A216" w:rsidR="00BB1AAC" w:rsidRPr="00862325" w:rsidRDefault="00A40A81" w:rsidP="007C7735">
            <w:pPr>
              <w:jc w:val="center"/>
              <w:rPr>
                <w:b/>
                <w:bCs/>
              </w:rPr>
            </w:pPr>
            <w:r>
              <w:rPr>
                <w:b/>
                <w:bCs/>
              </w:rPr>
              <w:t>D</w:t>
            </w:r>
            <w:r w:rsidR="00BB1AAC" w:rsidRPr="00862325">
              <w:rPr>
                <w:b/>
                <w:bCs/>
              </w:rPr>
              <w:t xml:space="preserve">ata </w:t>
            </w:r>
            <w:r>
              <w:rPr>
                <w:b/>
                <w:bCs/>
              </w:rPr>
              <w:t>T</w:t>
            </w:r>
            <w:r w:rsidR="00BB1AAC" w:rsidRPr="00862325">
              <w:rPr>
                <w:b/>
                <w:bCs/>
              </w:rPr>
              <w:t>ype</w:t>
            </w:r>
          </w:p>
        </w:tc>
        <w:tc>
          <w:tcPr>
            <w:tcW w:w="2589" w:type="dxa"/>
            <w:shd w:val="clear" w:color="auto" w:fill="F2F2F2" w:themeFill="background1" w:themeFillShade="F2"/>
            <w:noWrap/>
            <w:vAlign w:val="center"/>
            <w:hideMark/>
          </w:tcPr>
          <w:p w14:paraId="198E7DF8" w14:textId="02F74DBE" w:rsidR="00BB1AAC" w:rsidRPr="00862325" w:rsidRDefault="00A40A81" w:rsidP="007C7735">
            <w:pPr>
              <w:jc w:val="center"/>
              <w:rPr>
                <w:b/>
                <w:bCs/>
              </w:rPr>
            </w:pPr>
            <w:r>
              <w:rPr>
                <w:b/>
                <w:bCs/>
              </w:rPr>
              <w:t>E</w:t>
            </w:r>
            <w:r w:rsidR="00BB1AAC" w:rsidRPr="00862325">
              <w:rPr>
                <w:b/>
                <w:bCs/>
              </w:rPr>
              <w:t xml:space="preserve">xample </w:t>
            </w:r>
            <w:r>
              <w:rPr>
                <w:b/>
                <w:bCs/>
              </w:rPr>
              <w:t>V</w:t>
            </w:r>
            <w:r w:rsidR="00BB1AAC" w:rsidRPr="00862325">
              <w:rPr>
                <w:b/>
                <w:bCs/>
              </w:rPr>
              <w:t>alue</w:t>
            </w:r>
          </w:p>
        </w:tc>
      </w:tr>
      <w:tr w:rsidR="00BB1AAC" w:rsidRPr="00862325" w14:paraId="6B9A4AF1" w14:textId="77777777" w:rsidTr="002E0144">
        <w:trPr>
          <w:trHeight w:val="300"/>
        </w:trPr>
        <w:tc>
          <w:tcPr>
            <w:tcW w:w="2055" w:type="dxa"/>
            <w:noWrap/>
            <w:hideMark/>
          </w:tcPr>
          <w:p w14:paraId="695F75E7" w14:textId="77777777" w:rsidR="00BB1AAC" w:rsidRPr="00862325" w:rsidRDefault="00BB1AAC" w:rsidP="00AF720F">
            <w:r w:rsidRPr="00862325">
              <w:t>Calibration ID</w:t>
            </w:r>
          </w:p>
        </w:tc>
        <w:tc>
          <w:tcPr>
            <w:tcW w:w="1270" w:type="dxa"/>
            <w:noWrap/>
            <w:hideMark/>
          </w:tcPr>
          <w:p w14:paraId="0E3B0247" w14:textId="77777777" w:rsidR="00BB1AAC" w:rsidRPr="00862325" w:rsidRDefault="00BB1AAC" w:rsidP="00AF720F">
            <w:r w:rsidRPr="00862325">
              <w:t>N</w:t>
            </w:r>
          </w:p>
        </w:tc>
        <w:tc>
          <w:tcPr>
            <w:tcW w:w="1782" w:type="dxa"/>
            <w:noWrap/>
            <w:hideMark/>
          </w:tcPr>
          <w:p w14:paraId="08D30BBA" w14:textId="5BE8D85E" w:rsidR="00BB1AAC" w:rsidRPr="00862325" w:rsidRDefault="00E53D7F" w:rsidP="00AF720F">
            <w:r>
              <w:t>A</w:t>
            </w:r>
            <w:r w:rsidRPr="00862325">
              <w:t xml:space="preserve"> </w:t>
            </w:r>
            <w:r w:rsidR="00BB1AAC" w:rsidRPr="00862325">
              <w:t xml:space="preserve">unique identifier used to differential each calibration event with others. </w:t>
            </w:r>
          </w:p>
        </w:tc>
        <w:tc>
          <w:tcPr>
            <w:tcW w:w="1323" w:type="dxa"/>
            <w:noWrap/>
            <w:hideMark/>
          </w:tcPr>
          <w:p w14:paraId="23759F4F" w14:textId="77777777" w:rsidR="00BB1AAC" w:rsidRPr="00862325" w:rsidRDefault="00BB1AAC" w:rsidP="00AF720F">
            <w:r w:rsidRPr="00862325">
              <w:t>String (Numerical)</w:t>
            </w:r>
          </w:p>
        </w:tc>
        <w:tc>
          <w:tcPr>
            <w:tcW w:w="2589" w:type="dxa"/>
            <w:noWrap/>
            <w:hideMark/>
          </w:tcPr>
          <w:p w14:paraId="726D7123" w14:textId="77777777" w:rsidR="00BB1AAC" w:rsidRPr="00862325" w:rsidRDefault="00BB1AAC" w:rsidP="00AF720F">
            <w:r w:rsidRPr="00862325">
              <w:t>123</w:t>
            </w:r>
          </w:p>
        </w:tc>
      </w:tr>
      <w:tr w:rsidR="002E0144" w:rsidRPr="00862325" w14:paraId="730B6AB8" w14:textId="77777777" w:rsidTr="002E0144">
        <w:trPr>
          <w:trHeight w:val="300"/>
        </w:trPr>
        <w:tc>
          <w:tcPr>
            <w:tcW w:w="2055" w:type="dxa"/>
            <w:noWrap/>
            <w:hideMark/>
          </w:tcPr>
          <w:p w14:paraId="1939E9E0" w14:textId="77777777" w:rsidR="00BB1AAC" w:rsidRPr="00862325" w:rsidRDefault="00BB1AAC" w:rsidP="00AF720F">
            <w:r w:rsidRPr="00862325">
              <w:t>Deployment Instrument ID of the Calibrated Instrument</w:t>
            </w:r>
          </w:p>
        </w:tc>
        <w:tc>
          <w:tcPr>
            <w:tcW w:w="1270" w:type="dxa"/>
            <w:noWrap/>
            <w:hideMark/>
          </w:tcPr>
          <w:p w14:paraId="5DCE069F" w14:textId="77777777" w:rsidR="00BB1AAC" w:rsidRPr="00862325" w:rsidRDefault="00BB1AAC" w:rsidP="00AF720F">
            <w:r w:rsidRPr="00862325">
              <w:t>N</w:t>
            </w:r>
          </w:p>
        </w:tc>
        <w:tc>
          <w:tcPr>
            <w:tcW w:w="1782" w:type="dxa"/>
            <w:noWrap/>
            <w:hideMark/>
          </w:tcPr>
          <w:p w14:paraId="43E0F035" w14:textId="77777777" w:rsidR="00BB1AAC" w:rsidRPr="00862325" w:rsidRDefault="00BB1AAC" w:rsidP="00AF720F">
            <w:r w:rsidRPr="00862325">
              <w:t>An identifier generated by the system that identifies the Calibrated Instrument.</w:t>
            </w:r>
          </w:p>
        </w:tc>
        <w:tc>
          <w:tcPr>
            <w:tcW w:w="1323" w:type="dxa"/>
          </w:tcPr>
          <w:p w14:paraId="57349BDF" w14:textId="77777777" w:rsidR="00BB1AAC" w:rsidRPr="00862325" w:rsidRDefault="00BB1AAC" w:rsidP="00AF720F"/>
        </w:tc>
        <w:tc>
          <w:tcPr>
            <w:tcW w:w="2589" w:type="dxa"/>
            <w:noWrap/>
            <w:hideMark/>
          </w:tcPr>
          <w:p w14:paraId="276BF10E" w14:textId="1495F069" w:rsidR="00BB1AAC" w:rsidRPr="00862325" w:rsidRDefault="00BB1AAC" w:rsidP="00AF720F">
            <w:r w:rsidRPr="00862325">
              <w:t> </w:t>
            </w:r>
          </w:p>
        </w:tc>
      </w:tr>
      <w:tr w:rsidR="00BB1AAC" w:rsidRPr="00862325" w14:paraId="08B761FF" w14:textId="77777777" w:rsidTr="002E0144">
        <w:trPr>
          <w:trHeight w:val="300"/>
        </w:trPr>
        <w:tc>
          <w:tcPr>
            <w:tcW w:w="2055" w:type="dxa"/>
            <w:noWrap/>
            <w:hideMark/>
          </w:tcPr>
          <w:p w14:paraId="1809FD5F" w14:textId="77777777" w:rsidR="00BB1AAC" w:rsidRPr="00862325" w:rsidRDefault="00BB1AAC" w:rsidP="00AF720F">
            <w:r w:rsidRPr="00862325">
              <w:t>Calibrator</w:t>
            </w:r>
          </w:p>
        </w:tc>
        <w:tc>
          <w:tcPr>
            <w:tcW w:w="1270" w:type="dxa"/>
            <w:noWrap/>
            <w:hideMark/>
          </w:tcPr>
          <w:p w14:paraId="5249E7F9" w14:textId="77777777" w:rsidR="00BB1AAC" w:rsidRPr="00862325" w:rsidRDefault="00BB1AAC" w:rsidP="00AF720F">
            <w:r w:rsidRPr="00862325">
              <w:t>N</w:t>
            </w:r>
          </w:p>
        </w:tc>
        <w:tc>
          <w:tcPr>
            <w:tcW w:w="1782" w:type="dxa"/>
            <w:noWrap/>
            <w:hideMark/>
          </w:tcPr>
          <w:p w14:paraId="785519B7" w14:textId="5947CDE4" w:rsidR="00BB1AAC" w:rsidRPr="00862325" w:rsidRDefault="00E53D7F" w:rsidP="00E53D7F">
            <w:r>
              <w:t>The person/group w</w:t>
            </w:r>
            <w:r w:rsidR="00BB1AAC" w:rsidRPr="00862325">
              <w:t xml:space="preserve">ho calibrated the </w:t>
            </w:r>
            <w:r>
              <w:t>instrument</w:t>
            </w:r>
            <w:r w:rsidR="007C7735">
              <w:t>.</w:t>
            </w:r>
          </w:p>
        </w:tc>
        <w:tc>
          <w:tcPr>
            <w:tcW w:w="1323" w:type="dxa"/>
            <w:noWrap/>
            <w:hideMark/>
          </w:tcPr>
          <w:p w14:paraId="73C86EA6" w14:textId="77777777" w:rsidR="00BB1AAC" w:rsidRPr="00862325" w:rsidRDefault="00BB1AAC" w:rsidP="00AF720F">
            <w:r w:rsidRPr="00862325">
              <w:t>Category</w:t>
            </w:r>
          </w:p>
        </w:tc>
        <w:tc>
          <w:tcPr>
            <w:tcW w:w="2589" w:type="dxa"/>
            <w:noWrap/>
            <w:hideMark/>
          </w:tcPr>
          <w:p w14:paraId="6B49C92B" w14:textId="77777777" w:rsidR="00BB1AAC" w:rsidRPr="00862325" w:rsidRDefault="00BB1AAC" w:rsidP="00AF720F">
            <w:r w:rsidRPr="00862325">
              <w:t>manufactory, institute, owner</w:t>
            </w:r>
          </w:p>
        </w:tc>
      </w:tr>
      <w:tr w:rsidR="00BB1AAC" w:rsidRPr="00862325" w14:paraId="15C5AAE5" w14:textId="77777777" w:rsidTr="002E0144">
        <w:trPr>
          <w:trHeight w:val="300"/>
        </w:trPr>
        <w:tc>
          <w:tcPr>
            <w:tcW w:w="2055" w:type="dxa"/>
            <w:noWrap/>
            <w:hideMark/>
          </w:tcPr>
          <w:p w14:paraId="7E373259" w14:textId="77777777" w:rsidR="00BB1AAC" w:rsidRPr="00862325" w:rsidRDefault="00BB1AAC" w:rsidP="00AF720F">
            <w:r w:rsidRPr="00862325">
              <w:t>Calibration Procedure</w:t>
            </w:r>
          </w:p>
        </w:tc>
        <w:tc>
          <w:tcPr>
            <w:tcW w:w="1270" w:type="dxa"/>
            <w:noWrap/>
            <w:hideMark/>
          </w:tcPr>
          <w:p w14:paraId="269381CF" w14:textId="77777777" w:rsidR="00BB1AAC" w:rsidRPr="00862325" w:rsidRDefault="00BB1AAC" w:rsidP="00AF720F">
            <w:r w:rsidRPr="00862325">
              <w:t>Y</w:t>
            </w:r>
          </w:p>
        </w:tc>
        <w:tc>
          <w:tcPr>
            <w:tcW w:w="1782" w:type="dxa"/>
            <w:noWrap/>
            <w:hideMark/>
          </w:tcPr>
          <w:p w14:paraId="03E7B73F" w14:textId="7B6053B6" w:rsidR="00BB1AAC" w:rsidRPr="00862325" w:rsidRDefault="00BB1AAC" w:rsidP="00AF720F">
            <w:r w:rsidRPr="00862325">
              <w:t>Description of the Calibration Procedure</w:t>
            </w:r>
            <w:r w:rsidR="007C7735">
              <w:t>.</w:t>
            </w:r>
          </w:p>
        </w:tc>
        <w:tc>
          <w:tcPr>
            <w:tcW w:w="1323" w:type="dxa"/>
            <w:noWrap/>
            <w:hideMark/>
          </w:tcPr>
          <w:p w14:paraId="6B6DA594" w14:textId="77777777" w:rsidR="00BB1AAC" w:rsidRPr="00862325" w:rsidRDefault="00BB1AAC" w:rsidP="00AF720F">
            <w:r w:rsidRPr="00862325">
              <w:t>Text</w:t>
            </w:r>
          </w:p>
        </w:tc>
        <w:tc>
          <w:tcPr>
            <w:tcW w:w="2589" w:type="dxa"/>
            <w:noWrap/>
            <w:hideMark/>
          </w:tcPr>
          <w:p w14:paraId="687619B9" w14:textId="77777777" w:rsidR="00BB1AAC" w:rsidRPr="00862325" w:rsidRDefault="00BB1AAC" w:rsidP="00AF720F">
            <w:r w:rsidRPr="00862325">
              <w:t>Press the calibration button; Weigh each individual filter</w:t>
            </w:r>
          </w:p>
        </w:tc>
      </w:tr>
      <w:tr w:rsidR="00BB1AAC" w:rsidRPr="00862325" w14:paraId="07FAB74A" w14:textId="77777777" w:rsidTr="002E0144">
        <w:trPr>
          <w:trHeight w:val="300"/>
        </w:trPr>
        <w:tc>
          <w:tcPr>
            <w:tcW w:w="2055" w:type="dxa"/>
            <w:noWrap/>
            <w:hideMark/>
          </w:tcPr>
          <w:p w14:paraId="5B39E11E" w14:textId="2F1FDDCA" w:rsidR="00BB1AAC" w:rsidRPr="00862325" w:rsidRDefault="00CB1700" w:rsidP="00AF720F">
            <w:r>
              <w:t>Instrument</w:t>
            </w:r>
            <w:r w:rsidR="00BB1AAC" w:rsidRPr="00862325">
              <w:t xml:space="preserve"> Model</w:t>
            </w:r>
          </w:p>
        </w:tc>
        <w:tc>
          <w:tcPr>
            <w:tcW w:w="1270" w:type="dxa"/>
            <w:noWrap/>
            <w:hideMark/>
          </w:tcPr>
          <w:p w14:paraId="567E1224" w14:textId="77777777" w:rsidR="00BB1AAC" w:rsidRPr="00862325" w:rsidRDefault="00BB1AAC" w:rsidP="00AF720F">
            <w:r w:rsidRPr="00862325">
              <w:t>Y</w:t>
            </w:r>
          </w:p>
        </w:tc>
        <w:tc>
          <w:tcPr>
            <w:tcW w:w="1782" w:type="dxa"/>
            <w:noWrap/>
            <w:hideMark/>
          </w:tcPr>
          <w:p w14:paraId="3D8ACB8A" w14:textId="2D3B639F" w:rsidR="00BB1AAC" w:rsidRPr="00862325" w:rsidRDefault="00BB1AAC" w:rsidP="00CB1700">
            <w:r w:rsidRPr="00862325">
              <w:t xml:space="preserve">The </w:t>
            </w:r>
            <w:r w:rsidR="00E53D7F">
              <w:t>instrument</w:t>
            </w:r>
            <w:r w:rsidR="00E53D7F" w:rsidRPr="00862325">
              <w:t xml:space="preserve"> </w:t>
            </w:r>
            <w:r w:rsidRPr="00862325">
              <w:t xml:space="preserve">used as a reference for calibration. If the device is registered as a "Deployed Instrument", the Deployed Instrument ID of the controlled device should be provided as a reference. </w:t>
            </w:r>
            <w:r w:rsidR="00CB1700">
              <w:t>instrument</w:t>
            </w:r>
            <w:r w:rsidRPr="00862325">
              <w:t xml:space="preserve"> used for Calibration</w:t>
            </w:r>
          </w:p>
        </w:tc>
        <w:tc>
          <w:tcPr>
            <w:tcW w:w="1323" w:type="dxa"/>
            <w:noWrap/>
            <w:hideMark/>
          </w:tcPr>
          <w:p w14:paraId="10AF4C85" w14:textId="77777777" w:rsidR="00BB1AAC" w:rsidRPr="00862325" w:rsidRDefault="00BB1AAC" w:rsidP="00AF720F">
            <w:r w:rsidRPr="00862325">
              <w:t>String</w:t>
            </w:r>
          </w:p>
        </w:tc>
        <w:tc>
          <w:tcPr>
            <w:tcW w:w="2589" w:type="dxa"/>
            <w:noWrap/>
            <w:hideMark/>
          </w:tcPr>
          <w:p w14:paraId="3017468F" w14:textId="77777777" w:rsidR="00BB1AAC" w:rsidRPr="00862325" w:rsidRDefault="00BB1AAC" w:rsidP="00AF720F">
            <w:r w:rsidRPr="00862325">
              <w:t>PMS 1003</w:t>
            </w:r>
          </w:p>
        </w:tc>
      </w:tr>
      <w:tr w:rsidR="00BB1AAC" w:rsidRPr="00862325" w14:paraId="5F3FD337" w14:textId="77777777" w:rsidTr="002E0144">
        <w:trPr>
          <w:trHeight w:val="300"/>
        </w:trPr>
        <w:tc>
          <w:tcPr>
            <w:tcW w:w="2055" w:type="dxa"/>
            <w:noWrap/>
            <w:hideMark/>
          </w:tcPr>
          <w:p w14:paraId="38565578" w14:textId="2AF0ED44" w:rsidR="00BB1AAC" w:rsidRPr="00862325" w:rsidRDefault="00BB1AAC" w:rsidP="00CB1700">
            <w:r w:rsidRPr="00862325">
              <w:t xml:space="preserve">Deployment Instrument ID of the </w:t>
            </w:r>
            <w:r w:rsidR="00CB1700">
              <w:t>Instrument</w:t>
            </w:r>
          </w:p>
        </w:tc>
        <w:tc>
          <w:tcPr>
            <w:tcW w:w="1270" w:type="dxa"/>
            <w:noWrap/>
            <w:hideMark/>
          </w:tcPr>
          <w:p w14:paraId="6319B049" w14:textId="77777777" w:rsidR="00BB1AAC" w:rsidRPr="00862325" w:rsidRDefault="00BB1AAC" w:rsidP="00AF720F">
            <w:r w:rsidRPr="00862325">
              <w:t>N</w:t>
            </w:r>
          </w:p>
        </w:tc>
        <w:tc>
          <w:tcPr>
            <w:tcW w:w="1782" w:type="dxa"/>
            <w:noWrap/>
            <w:hideMark/>
          </w:tcPr>
          <w:p w14:paraId="6B8CDC99" w14:textId="041561A5" w:rsidR="00BB1AAC" w:rsidRPr="00862325" w:rsidRDefault="00BB1AAC" w:rsidP="00CB1700">
            <w:r w:rsidRPr="00862325">
              <w:t xml:space="preserve">An identifier generated by the system that identifies the </w:t>
            </w:r>
            <w:r w:rsidR="00CB1700">
              <w:t>instrument</w:t>
            </w:r>
            <w:r w:rsidRPr="00862325">
              <w:t>.</w:t>
            </w:r>
          </w:p>
        </w:tc>
        <w:tc>
          <w:tcPr>
            <w:tcW w:w="1323" w:type="dxa"/>
          </w:tcPr>
          <w:p w14:paraId="42D5F358" w14:textId="77777777" w:rsidR="00BB1AAC" w:rsidRPr="00862325" w:rsidRDefault="00BB1AAC" w:rsidP="00AF720F"/>
        </w:tc>
        <w:tc>
          <w:tcPr>
            <w:tcW w:w="2589" w:type="dxa"/>
            <w:noWrap/>
            <w:hideMark/>
          </w:tcPr>
          <w:p w14:paraId="15F7D1FF" w14:textId="67C9C6A1" w:rsidR="00BB1AAC" w:rsidRPr="00862325" w:rsidRDefault="00BB1AAC" w:rsidP="00AF720F">
            <w:r w:rsidRPr="00862325">
              <w:t> </w:t>
            </w:r>
          </w:p>
        </w:tc>
      </w:tr>
      <w:tr w:rsidR="00BB1AAC" w:rsidRPr="00862325" w14:paraId="35B0920C" w14:textId="77777777" w:rsidTr="002E0144">
        <w:trPr>
          <w:trHeight w:val="300"/>
        </w:trPr>
        <w:tc>
          <w:tcPr>
            <w:tcW w:w="2055" w:type="dxa"/>
            <w:noWrap/>
            <w:hideMark/>
          </w:tcPr>
          <w:p w14:paraId="2E96CBEF" w14:textId="77777777" w:rsidR="00BB1AAC" w:rsidRPr="00862325" w:rsidRDefault="00BB1AAC" w:rsidP="00AF720F">
            <w:r w:rsidRPr="00862325">
              <w:t>Calibration Process Status</w:t>
            </w:r>
          </w:p>
        </w:tc>
        <w:tc>
          <w:tcPr>
            <w:tcW w:w="1270" w:type="dxa"/>
            <w:noWrap/>
            <w:hideMark/>
          </w:tcPr>
          <w:p w14:paraId="6A1A5954" w14:textId="77777777" w:rsidR="00BB1AAC" w:rsidRPr="00862325" w:rsidRDefault="00BB1AAC" w:rsidP="00AF720F">
            <w:r w:rsidRPr="00862325">
              <w:t>N</w:t>
            </w:r>
          </w:p>
        </w:tc>
        <w:tc>
          <w:tcPr>
            <w:tcW w:w="1782" w:type="dxa"/>
            <w:noWrap/>
            <w:hideMark/>
          </w:tcPr>
          <w:p w14:paraId="0FE1CCA0" w14:textId="45179E55" w:rsidR="00BB1AAC" w:rsidRPr="00862325" w:rsidRDefault="00BB1AAC" w:rsidP="00AF720F">
            <w:r w:rsidRPr="00862325">
              <w:t>The current/latest status of the calibration</w:t>
            </w:r>
            <w:r w:rsidR="00CB1700">
              <w:t>.</w:t>
            </w:r>
            <w:r w:rsidRPr="00862325">
              <w:t xml:space="preserve"> </w:t>
            </w:r>
          </w:p>
        </w:tc>
        <w:tc>
          <w:tcPr>
            <w:tcW w:w="1323" w:type="dxa"/>
            <w:noWrap/>
            <w:hideMark/>
          </w:tcPr>
          <w:p w14:paraId="6473D92F" w14:textId="77777777" w:rsidR="00BB1AAC" w:rsidRPr="00862325" w:rsidRDefault="00BB1AAC" w:rsidP="00AF720F">
            <w:r w:rsidRPr="00862325">
              <w:t>Category</w:t>
            </w:r>
          </w:p>
        </w:tc>
        <w:tc>
          <w:tcPr>
            <w:tcW w:w="2589" w:type="dxa"/>
            <w:noWrap/>
            <w:hideMark/>
          </w:tcPr>
          <w:p w14:paraId="4B5FCFB8" w14:textId="77777777" w:rsidR="00BB1AAC" w:rsidRPr="00862325" w:rsidRDefault="00BB1AAC" w:rsidP="00AF720F">
            <w:r w:rsidRPr="00862325">
              <w:t>In Process, Done</w:t>
            </w:r>
          </w:p>
        </w:tc>
      </w:tr>
      <w:tr w:rsidR="00BB1AAC" w:rsidRPr="00862325" w14:paraId="54FB3439" w14:textId="77777777" w:rsidTr="002E0144">
        <w:trPr>
          <w:trHeight w:val="300"/>
        </w:trPr>
        <w:tc>
          <w:tcPr>
            <w:tcW w:w="2055" w:type="dxa"/>
            <w:noWrap/>
            <w:hideMark/>
          </w:tcPr>
          <w:p w14:paraId="51DFA5C8" w14:textId="77777777" w:rsidR="00BB1AAC" w:rsidRPr="00862325" w:rsidRDefault="00BB1AAC" w:rsidP="00AF720F">
            <w:r w:rsidRPr="00862325">
              <w:t>Calibrated Before Data Collection</w:t>
            </w:r>
          </w:p>
        </w:tc>
        <w:tc>
          <w:tcPr>
            <w:tcW w:w="1270" w:type="dxa"/>
            <w:noWrap/>
            <w:hideMark/>
          </w:tcPr>
          <w:p w14:paraId="0BE7D82E" w14:textId="77777777" w:rsidR="00BB1AAC" w:rsidRPr="00862325" w:rsidRDefault="00BB1AAC" w:rsidP="00AF720F">
            <w:r w:rsidRPr="00862325">
              <w:t>N</w:t>
            </w:r>
          </w:p>
        </w:tc>
        <w:tc>
          <w:tcPr>
            <w:tcW w:w="1782" w:type="dxa"/>
            <w:noWrap/>
            <w:hideMark/>
          </w:tcPr>
          <w:p w14:paraId="585D0D1D" w14:textId="1C1AEF1B" w:rsidR="00BB1AAC" w:rsidRPr="00862325" w:rsidRDefault="00CB1700" w:rsidP="00CB1700">
            <w:r>
              <w:t>Was t</w:t>
            </w:r>
            <w:r w:rsidR="00BB1AAC" w:rsidRPr="00862325">
              <w:t xml:space="preserve">he </w:t>
            </w:r>
            <w:r>
              <w:t xml:space="preserve">instrument </w:t>
            </w:r>
            <w:r w:rsidR="00BB1AAC" w:rsidRPr="00862325">
              <w:t xml:space="preserve">calibrated before </w:t>
            </w:r>
            <w:r w:rsidR="00BB1AAC" w:rsidRPr="00862325">
              <w:lastRenderedPageBreak/>
              <w:t>the first recording took place?</w:t>
            </w:r>
          </w:p>
        </w:tc>
        <w:tc>
          <w:tcPr>
            <w:tcW w:w="1323" w:type="dxa"/>
            <w:noWrap/>
            <w:hideMark/>
          </w:tcPr>
          <w:p w14:paraId="04CCF86A" w14:textId="77777777" w:rsidR="00BB1AAC" w:rsidRPr="00862325" w:rsidRDefault="00BB1AAC" w:rsidP="00AF720F">
            <w:r w:rsidRPr="00862325">
              <w:lastRenderedPageBreak/>
              <w:t>yes, no</w:t>
            </w:r>
          </w:p>
        </w:tc>
        <w:tc>
          <w:tcPr>
            <w:tcW w:w="2589" w:type="dxa"/>
            <w:noWrap/>
            <w:hideMark/>
          </w:tcPr>
          <w:p w14:paraId="4662BD0B" w14:textId="77777777" w:rsidR="00BB1AAC" w:rsidRPr="00862325" w:rsidRDefault="00BB1AAC" w:rsidP="00AF720F">
            <w:r w:rsidRPr="00862325">
              <w:t>yes</w:t>
            </w:r>
          </w:p>
        </w:tc>
      </w:tr>
      <w:tr w:rsidR="00BB1AAC" w:rsidRPr="00862325" w14:paraId="5D07FC9F" w14:textId="77777777" w:rsidTr="002E0144">
        <w:trPr>
          <w:trHeight w:val="300"/>
        </w:trPr>
        <w:tc>
          <w:tcPr>
            <w:tcW w:w="2055" w:type="dxa"/>
            <w:noWrap/>
            <w:hideMark/>
          </w:tcPr>
          <w:p w14:paraId="440F57C2" w14:textId="77777777" w:rsidR="00BB1AAC" w:rsidRPr="00862325" w:rsidRDefault="00BB1AAC" w:rsidP="00AF720F">
            <w:r w:rsidRPr="00862325">
              <w:t>Calibrated Between Observations</w:t>
            </w:r>
          </w:p>
        </w:tc>
        <w:tc>
          <w:tcPr>
            <w:tcW w:w="1270" w:type="dxa"/>
            <w:noWrap/>
            <w:hideMark/>
          </w:tcPr>
          <w:p w14:paraId="1BA67A48" w14:textId="77777777" w:rsidR="00BB1AAC" w:rsidRPr="00862325" w:rsidRDefault="00BB1AAC" w:rsidP="00AF720F">
            <w:r w:rsidRPr="00862325">
              <w:t>N</w:t>
            </w:r>
          </w:p>
        </w:tc>
        <w:tc>
          <w:tcPr>
            <w:tcW w:w="1782" w:type="dxa"/>
            <w:noWrap/>
            <w:hideMark/>
          </w:tcPr>
          <w:p w14:paraId="5CADD699" w14:textId="3E4A46E6" w:rsidR="00BB1AAC" w:rsidRPr="00862325" w:rsidRDefault="007221D6" w:rsidP="007221D6">
            <w:r>
              <w:t>Was</w:t>
            </w:r>
            <w:r w:rsidR="00BB1AAC" w:rsidRPr="00862325">
              <w:t xml:space="preserve"> the </w:t>
            </w:r>
            <w:r>
              <w:t>instrument</w:t>
            </w:r>
            <w:r w:rsidR="00BB1AAC" w:rsidRPr="00862325">
              <w:t xml:space="preserve"> calibrated between different observations?</w:t>
            </w:r>
          </w:p>
        </w:tc>
        <w:tc>
          <w:tcPr>
            <w:tcW w:w="1323" w:type="dxa"/>
            <w:noWrap/>
            <w:hideMark/>
          </w:tcPr>
          <w:p w14:paraId="140E9F80" w14:textId="77777777" w:rsidR="00BB1AAC" w:rsidRPr="00862325" w:rsidRDefault="00BB1AAC" w:rsidP="00AF720F">
            <w:r w:rsidRPr="00862325">
              <w:t>yes, no</w:t>
            </w:r>
          </w:p>
        </w:tc>
        <w:tc>
          <w:tcPr>
            <w:tcW w:w="2589" w:type="dxa"/>
            <w:noWrap/>
            <w:hideMark/>
          </w:tcPr>
          <w:p w14:paraId="1009A4E7" w14:textId="77777777" w:rsidR="00BB1AAC" w:rsidRPr="00862325" w:rsidRDefault="00BB1AAC" w:rsidP="00AF720F">
            <w:r w:rsidRPr="00862325">
              <w:t>yes</w:t>
            </w:r>
          </w:p>
        </w:tc>
      </w:tr>
      <w:tr w:rsidR="00BB1AAC" w:rsidRPr="00862325" w14:paraId="60942EFD" w14:textId="77777777" w:rsidTr="002E0144">
        <w:trPr>
          <w:trHeight w:val="300"/>
        </w:trPr>
        <w:tc>
          <w:tcPr>
            <w:tcW w:w="2055" w:type="dxa"/>
            <w:noWrap/>
            <w:hideMark/>
          </w:tcPr>
          <w:p w14:paraId="16733D46" w14:textId="77777777" w:rsidR="00BB1AAC" w:rsidRPr="00862325" w:rsidRDefault="00BB1AAC" w:rsidP="00AF720F">
            <w:r w:rsidRPr="00862325">
              <w:t>Calibration Start Date</w:t>
            </w:r>
          </w:p>
        </w:tc>
        <w:tc>
          <w:tcPr>
            <w:tcW w:w="1270" w:type="dxa"/>
            <w:noWrap/>
            <w:hideMark/>
          </w:tcPr>
          <w:p w14:paraId="5E027447" w14:textId="77777777" w:rsidR="00BB1AAC" w:rsidRPr="00862325" w:rsidRDefault="00BB1AAC" w:rsidP="00AF720F">
            <w:r w:rsidRPr="00862325">
              <w:t>N</w:t>
            </w:r>
          </w:p>
        </w:tc>
        <w:tc>
          <w:tcPr>
            <w:tcW w:w="1782" w:type="dxa"/>
            <w:noWrap/>
            <w:hideMark/>
          </w:tcPr>
          <w:p w14:paraId="1F33BD6F" w14:textId="140F6ACE" w:rsidR="00BB1AAC" w:rsidRPr="00862325" w:rsidRDefault="00BB1AAC" w:rsidP="007221D6">
            <w:r w:rsidRPr="00862325">
              <w:t xml:space="preserve">The point in time as month, day, year, where calibration begins. </w:t>
            </w:r>
          </w:p>
        </w:tc>
        <w:tc>
          <w:tcPr>
            <w:tcW w:w="1323" w:type="dxa"/>
            <w:noWrap/>
            <w:hideMark/>
          </w:tcPr>
          <w:p w14:paraId="1EF7058C" w14:textId="77777777" w:rsidR="00BB1AAC" w:rsidRPr="00862325" w:rsidRDefault="00BB1AAC" w:rsidP="00AF720F">
            <w:r w:rsidRPr="00862325">
              <w:t>Date</w:t>
            </w:r>
          </w:p>
        </w:tc>
        <w:tc>
          <w:tcPr>
            <w:tcW w:w="2589" w:type="dxa"/>
            <w:noWrap/>
            <w:hideMark/>
          </w:tcPr>
          <w:p w14:paraId="059C8482" w14:textId="77777777" w:rsidR="00BB1AAC" w:rsidRPr="00862325" w:rsidRDefault="00BB1AAC" w:rsidP="00AF720F">
            <w:r w:rsidRPr="00862325">
              <w:t>05May2016</w:t>
            </w:r>
          </w:p>
        </w:tc>
      </w:tr>
      <w:tr w:rsidR="00BB1AAC" w:rsidRPr="00862325" w14:paraId="474BC528" w14:textId="77777777" w:rsidTr="002E0144">
        <w:trPr>
          <w:trHeight w:val="300"/>
        </w:trPr>
        <w:tc>
          <w:tcPr>
            <w:tcW w:w="2055" w:type="dxa"/>
            <w:noWrap/>
            <w:hideMark/>
          </w:tcPr>
          <w:p w14:paraId="2FDB8FDB" w14:textId="77777777" w:rsidR="00BB1AAC" w:rsidRPr="00862325" w:rsidRDefault="00BB1AAC" w:rsidP="00AF720F">
            <w:r w:rsidRPr="00862325">
              <w:t>Calibration End Date</w:t>
            </w:r>
          </w:p>
        </w:tc>
        <w:tc>
          <w:tcPr>
            <w:tcW w:w="1270" w:type="dxa"/>
            <w:noWrap/>
            <w:hideMark/>
          </w:tcPr>
          <w:p w14:paraId="152A8646" w14:textId="77777777" w:rsidR="00BB1AAC" w:rsidRPr="00862325" w:rsidRDefault="00BB1AAC" w:rsidP="00AF720F">
            <w:r w:rsidRPr="00862325">
              <w:t>N</w:t>
            </w:r>
          </w:p>
        </w:tc>
        <w:tc>
          <w:tcPr>
            <w:tcW w:w="1782" w:type="dxa"/>
            <w:noWrap/>
            <w:hideMark/>
          </w:tcPr>
          <w:p w14:paraId="1B6DEA5F" w14:textId="793E9167" w:rsidR="00BB1AAC" w:rsidRPr="00862325" w:rsidRDefault="00BB1AAC" w:rsidP="007221D6">
            <w:r w:rsidRPr="00862325">
              <w:t xml:space="preserve">The point in time as month, day, year where calibration terminates. </w:t>
            </w:r>
          </w:p>
        </w:tc>
        <w:tc>
          <w:tcPr>
            <w:tcW w:w="1323" w:type="dxa"/>
            <w:noWrap/>
            <w:hideMark/>
          </w:tcPr>
          <w:p w14:paraId="62C5082A" w14:textId="77777777" w:rsidR="00BB1AAC" w:rsidRPr="00862325" w:rsidRDefault="00BB1AAC" w:rsidP="00AF720F">
            <w:r w:rsidRPr="00862325">
              <w:t>Date</w:t>
            </w:r>
          </w:p>
        </w:tc>
        <w:tc>
          <w:tcPr>
            <w:tcW w:w="2589" w:type="dxa"/>
            <w:noWrap/>
            <w:hideMark/>
          </w:tcPr>
          <w:p w14:paraId="3BD7224D" w14:textId="77777777" w:rsidR="00BB1AAC" w:rsidRPr="00862325" w:rsidRDefault="00BB1AAC" w:rsidP="00AF720F">
            <w:r w:rsidRPr="00862325">
              <w:t>05May2016</w:t>
            </w:r>
          </w:p>
        </w:tc>
      </w:tr>
      <w:tr w:rsidR="00BB1AAC" w:rsidRPr="00862325" w14:paraId="277320B2" w14:textId="77777777" w:rsidTr="002E0144">
        <w:trPr>
          <w:trHeight w:val="300"/>
        </w:trPr>
        <w:tc>
          <w:tcPr>
            <w:tcW w:w="2055" w:type="dxa"/>
            <w:noWrap/>
            <w:hideMark/>
          </w:tcPr>
          <w:p w14:paraId="40D75990" w14:textId="77777777" w:rsidR="00BB1AAC" w:rsidRPr="00862325" w:rsidRDefault="00BB1AAC" w:rsidP="00AF720F">
            <w:r w:rsidRPr="00862325">
              <w:t>Calibration Start Time</w:t>
            </w:r>
          </w:p>
        </w:tc>
        <w:tc>
          <w:tcPr>
            <w:tcW w:w="1270" w:type="dxa"/>
            <w:noWrap/>
            <w:hideMark/>
          </w:tcPr>
          <w:p w14:paraId="2093AE79" w14:textId="77777777" w:rsidR="00BB1AAC" w:rsidRPr="00862325" w:rsidRDefault="00BB1AAC" w:rsidP="00AF720F">
            <w:r w:rsidRPr="00862325">
              <w:t>N</w:t>
            </w:r>
          </w:p>
        </w:tc>
        <w:tc>
          <w:tcPr>
            <w:tcW w:w="1782" w:type="dxa"/>
            <w:noWrap/>
            <w:hideMark/>
          </w:tcPr>
          <w:p w14:paraId="5C992488" w14:textId="7D3BAA23" w:rsidR="00BB1AAC" w:rsidRPr="00862325" w:rsidRDefault="00BB1AAC" w:rsidP="007221D6">
            <w:r w:rsidRPr="00862325">
              <w:t xml:space="preserve">The point in time as hour, minute, seconds where calibration begins. </w:t>
            </w:r>
          </w:p>
        </w:tc>
        <w:tc>
          <w:tcPr>
            <w:tcW w:w="1323" w:type="dxa"/>
            <w:noWrap/>
            <w:hideMark/>
          </w:tcPr>
          <w:p w14:paraId="7A1B67AB" w14:textId="77777777" w:rsidR="00BB1AAC" w:rsidRPr="00862325" w:rsidRDefault="00BB1AAC" w:rsidP="00AF720F">
            <w:r w:rsidRPr="00862325">
              <w:t>Time</w:t>
            </w:r>
          </w:p>
        </w:tc>
        <w:tc>
          <w:tcPr>
            <w:tcW w:w="2589" w:type="dxa"/>
            <w:noWrap/>
            <w:hideMark/>
          </w:tcPr>
          <w:p w14:paraId="08650B67" w14:textId="77777777" w:rsidR="00BB1AAC" w:rsidRPr="00862325" w:rsidRDefault="00BB1AAC" w:rsidP="00AF720F">
            <w:r w:rsidRPr="00862325">
              <w:t>01:22:16</w:t>
            </w:r>
          </w:p>
        </w:tc>
      </w:tr>
      <w:tr w:rsidR="00BB1AAC" w:rsidRPr="00862325" w14:paraId="78486522" w14:textId="77777777" w:rsidTr="002E0144">
        <w:trPr>
          <w:trHeight w:val="300"/>
        </w:trPr>
        <w:tc>
          <w:tcPr>
            <w:tcW w:w="2055" w:type="dxa"/>
            <w:noWrap/>
            <w:hideMark/>
          </w:tcPr>
          <w:p w14:paraId="06BA21F0" w14:textId="77777777" w:rsidR="00BB1AAC" w:rsidRPr="00862325" w:rsidRDefault="00BB1AAC" w:rsidP="00AF720F">
            <w:r w:rsidRPr="00862325">
              <w:t>Calibration End Time</w:t>
            </w:r>
          </w:p>
        </w:tc>
        <w:tc>
          <w:tcPr>
            <w:tcW w:w="1270" w:type="dxa"/>
            <w:noWrap/>
            <w:hideMark/>
          </w:tcPr>
          <w:p w14:paraId="2DB49C6D" w14:textId="77777777" w:rsidR="00BB1AAC" w:rsidRPr="00862325" w:rsidRDefault="00BB1AAC" w:rsidP="00AF720F">
            <w:r w:rsidRPr="00862325">
              <w:t>N</w:t>
            </w:r>
          </w:p>
        </w:tc>
        <w:tc>
          <w:tcPr>
            <w:tcW w:w="1782" w:type="dxa"/>
            <w:noWrap/>
            <w:hideMark/>
          </w:tcPr>
          <w:p w14:paraId="04E1C9D5" w14:textId="45FEDEB9" w:rsidR="00BB1AAC" w:rsidRPr="00862325" w:rsidRDefault="00BB1AAC" w:rsidP="007221D6">
            <w:r w:rsidRPr="00862325">
              <w:t xml:space="preserve">The point in time as hour, minute, seconds where calibration terminates. </w:t>
            </w:r>
          </w:p>
        </w:tc>
        <w:tc>
          <w:tcPr>
            <w:tcW w:w="1323" w:type="dxa"/>
            <w:noWrap/>
            <w:hideMark/>
          </w:tcPr>
          <w:p w14:paraId="6508A7C0" w14:textId="77777777" w:rsidR="00BB1AAC" w:rsidRPr="00862325" w:rsidRDefault="00BB1AAC" w:rsidP="00AF720F">
            <w:r w:rsidRPr="00862325">
              <w:t>Time</w:t>
            </w:r>
          </w:p>
        </w:tc>
        <w:tc>
          <w:tcPr>
            <w:tcW w:w="2589" w:type="dxa"/>
            <w:noWrap/>
            <w:hideMark/>
          </w:tcPr>
          <w:p w14:paraId="18185382" w14:textId="77777777" w:rsidR="00BB1AAC" w:rsidRPr="00862325" w:rsidRDefault="00BB1AAC" w:rsidP="00AF720F">
            <w:r w:rsidRPr="00862325">
              <w:t>01:30:15</w:t>
            </w:r>
          </w:p>
        </w:tc>
      </w:tr>
      <w:tr w:rsidR="00BB1AAC" w:rsidRPr="00862325" w14:paraId="31BF2684" w14:textId="77777777" w:rsidTr="002E0144">
        <w:trPr>
          <w:trHeight w:val="300"/>
        </w:trPr>
        <w:tc>
          <w:tcPr>
            <w:tcW w:w="2055" w:type="dxa"/>
            <w:noWrap/>
            <w:hideMark/>
          </w:tcPr>
          <w:p w14:paraId="0C5CD16D" w14:textId="77777777" w:rsidR="00BB1AAC" w:rsidRPr="00862325" w:rsidRDefault="00BB1AAC" w:rsidP="00AF720F">
            <w:r w:rsidRPr="00862325">
              <w:t>Reference Time</w:t>
            </w:r>
          </w:p>
        </w:tc>
        <w:tc>
          <w:tcPr>
            <w:tcW w:w="1270" w:type="dxa"/>
            <w:noWrap/>
            <w:hideMark/>
          </w:tcPr>
          <w:p w14:paraId="5FDAF0AD" w14:textId="77777777" w:rsidR="00BB1AAC" w:rsidRPr="00862325" w:rsidRDefault="00BB1AAC" w:rsidP="00AF720F">
            <w:r w:rsidRPr="00862325">
              <w:t>N</w:t>
            </w:r>
          </w:p>
        </w:tc>
        <w:tc>
          <w:tcPr>
            <w:tcW w:w="1782" w:type="dxa"/>
            <w:noWrap/>
            <w:hideMark/>
          </w:tcPr>
          <w:p w14:paraId="6D5011E2" w14:textId="77777777" w:rsidR="00BB1AAC" w:rsidRPr="00862325" w:rsidRDefault="00BB1AAC" w:rsidP="00AF720F">
            <w:r w:rsidRPr="00862325">
              <w:t>Time Zone referenced for the calibration times.</w:t>
            </w:r>
          </w:p>
        </w:tc>
        <w:tc>
          <w:tcPr>
            <w:tcW w:w="1323" w:type="dxa"/>
            <w:noWrap/>
            <w:hideMark/>
          </w:tcPr>
          <w:p w14:paraId="33CB00AA" w14:textId="77777777" w:rsidR="00BB1AAC" w:rsidRPr="00862325" w:rsidRDefault="00BB1AAC" w:rsidP="00AF720F">
            <w:r w:rsidRPr="00862325">
              <w:t>Category</w:t>
            </w:r>
          </w:p>
        </w:tc>
        <w:tc>
          <w:tcPr>
            <w:tcW w:w="2589" w:type="dxa"/>
            <w:noWrap/>
            <w:hideMark/>
          </w:tcPr>
          <w:p w14:paraId="0DE55373" w14:textId="77777777" w:rsidR="00BB1AAC" w:rsidRPr="00862325" w:rsidRDefault="00BB1AAC" w:rsidP="00AF720F">
            <w:r w:rsidRPr="00862325">
              <w:t>Mountain Standard</w:t>
            </w:r>
          </w:p>
        </w:tc>
      </w:tr>
      <w:tr w:rsidR="00BB1AAC" w:rsidRPr="00862325" w14:paraId="79ECE61B" w14:textId="77777777" w:rsidTr="002E0144">
        <w:trPr>
          <w:trHeight w:val="300"/>
        </w:trPr>
        <w:tc>
          <w:tcPr>
            <w:tcW w:w="2055" w:type="dxa"/>
            <w:noWrap/>
            <w:hideMark/>
          </w:tcPr>
          <w:p w14:paraId="0D35513A" w14:textId="77777777" w:rsidR="00BB1AAC" w:rsidRPr="00862325" w:rsidRDefault="00BB1AAC" w:rsidP="00AF720F">
            <w:r w:rsidRPr="00862325">
              <w:t>Calibration Time Duration</w:t>
            </w:r>
          </w:p>
        </w:tc>
        <w:tc>
          <w:tcPr>
            <w:tcW w:w="1270" w:type="dxa"/>
            <w:noWrap/>
            <w:hideMark/>
          </w:tcPr>
          <w:p w14:paraId="5179C52F" w14:textId="77777777" w:rsidR="00BB1AAC" w:rsidRPr="00862325" w:rsidRDefault="00BB1AAC" w:rsidP="00AF720F">
            <w:r w:rsidRPr="00862325">
              <w:t>N</w:t>
            </w:r>
          </w:p>
        </w:tc>
        <w:tc>
          <w:tcPr>
            <w:tcW w:w="1782" w:type="dxa"/>
            <w:noWrap/>
            <w:hideMark/>
          </w:tcPr>
          <w:p w14:paraId="478E6EDF" w14:textId="4CD6417D" w:rsidR="00BB1AAC" w:rsidRPr="00862325" w:rsidRDefault="00BB1AAC" w:rsidP="00AF720F">
            <w:r w:rsidRPr="00862325">
              <w:t>The amount of time that has passed for calibration</w:t>
            </w:r>
            <w:r w:rsidR="007221D6">
              <w:t>.</w:t>
            </w:r>
          </w:p>
        </w:tc>
        <w:tc>
          <w:tcPr>
            <w:tcW w:w="1323" w:type="dxa"/>
            <w:noWrap/>
            <w:hideMark/>
          </w:tcPr>
          <w:p w14:paraId="3E402FD6" w14:textId="77777777" w:rsidR="00BB1AAC" w:rsidRPr="00862325" w:rsidRDefault="00BB1AAC" w:rsidP="00AF720F">
            <w:r w:rsidRPr="00862325">
              <w:t>Value and Unit</w:t>
            </w:r>
          </w:p>
        </w:tc>
        <w:tc>
          <w:tcPr>
            <w:tcW w:w="2589" w:type="dxa"/>
            <w:noWrap/>
            <w:hideMark/>
          </w:tcPr>
          <w:p w14:paraId="3F7801E1" w14:textId="77777777" w:rsidR="00BB1AAC" w:rsidRPr="00862325" w:rsidRDefault="00BB1AAC" w:rsidP="00AF720F">
            <w:r w:rsidRPr="00862325">
              <w:t>1 month</w:t>
            </w:r>
          </w:p>
        </w:tc>
      </w:tr>
      <w:tr w:rsidR="00BB1AAC" w:rsidRPr="00862325" w14:paraId="2B2D7A90" w14:textId="77777777" w:rsidTr="002E0144">
        <w:trPr>
          <w:trHeight w:val="300"/>
        </w:trPr>
        <w:tc>
          <w:tcPr>
            <w:tcW w:w="2055" w:type="dxa"/>
            <w:noWrap/>
            <w:hideMark/>
          </w:tcPr>
          <w:p w14:paraId="1044A40E" w14:textId="77777777" w:rsidR="00BB1AAC" w:rsidRPr="00862325" w:rsidRDefault="00BB1AAC" w:rsidP="00AF720F">
            <w:r w:rsidRPr="00862325">
              <w:t>Street</w:t>
            </w:r>
          </w:p>
        </w:tc>
        <w:tc>
          <w:tcPr>
            <w:tcW w:w="1270" w:type="dxa"/>
            <w:noWrap/>
            <w:hideMark/>
          </w:tcPr>
          <w:p w14:paraId="34566582" w14:textId="77777777" w:rsidR="00BB1AAC" w:rsidRPr="00862325" w:rsidRDefault="00BB1AAC" w:rsidP="00AF720F">
            <w:r w:rsidRPr="00862325">
              <w:t>N</w:t>
            </w:r>
          </w:p>
        </w:tc>
        <w:tc>
          <w:tcPr>
            <w:tcW w:w="1782" w:type="dxa"/>
            <w:noWrap/>
            <w:hideMark/>
          </w:tcPr>
          <w:p w14:paraId="7180FD72" w14:textId="77777777" w:rsidR="00BB1AAC" w:rsidRPr="00862325" w:rsidRDefault="00BB1AAC" w:rsidP="00AF720F">
            <w:r w:rsidRPr="00862325">
              <w:t>The street where the instrument was calibrated.</w:t>
            </w:r>
          </w:p>
        </w:tc>
        <w:tc>
          <w:tcPr>
            <w:tcW w:w="1323" w:type="dxa"/>
            <w:noWrap/>
            <w:hideMark/>
          </w:tcPr>
          <w:p w14:paraId="7C87FAB7" w14:textId="77777777" w:rsidR="00BB1AAC" w:rsidRPr="00862325" w:rsidRDefault="00BB1AAC" w:rsidP="00AF720F">
            <w:r w:rsidRPr="00862325">
              <w:t>String</w:t>
            </w:r>
          </w:p>
        </w:tc>
        <w:tc>
          <w:tcPr>
            <w:tcW w:w="2589" w:type="dxa"/>
            <w:noWrap/>
            <w:hideMark/>
          </w:tcPr>
          <w:p w14:paraId="07AA4BE0" w14:textId="77777777" w:rsidR="00BB1AAC" w:rsidRPr="00862325" w:rsidRDefault="00BB1AAC" w:rsidP="00AF720F">
            <w:r w:rsidRPr="00862325">
              <w:t>545 South 700 East</w:t>
            </w:r>
          </w:p>
        </w:tc>
      </w:tr>
      <w:tr w:rsidR="00BB1AAC" w:rsidRPr="00862325" w14:paraId="789AF561" w14:textId="77777777" w:rsidTr="002E0144">
        <w:trPr>
          <w:trHeight w:val="300"/>
        </w:trPr>
        <w:tc>
          <w:tcPr>
            <w:tcW w:w="2055" w:type="dxa"/>
            <w:noWrap/>
            <w:hideMark/>
          </w:tcPr>
          <w:p w14:paraId="0AC3A3E8" w14:textId="77777777" w:rsidR="00BB1AAC" w:rsidRPr="00862325" w:rsidRDefault="00BB1AAC" w:rsidP="00AF720F">
            <w:r w:rsidRPr="00862325">
              <w:t>Country</w:t>
            </w:r>
          </w:p>
        </w:tc>
        <w:tc>
          <w:tcPr>
            <w:tcW w:w="1270" w:type="dxa"/>
            <w:noWrap/>
            <w:hideMark/>
          </w:tcPr>
          <w:p w14:paraId="0E73BA99" w14:textId="77777777" w:rsidR="00BB1AAC" w:rsidRPr="00862325" w:rsidRDefault="00BB1AAC" w:rsidP="00AF720F">
            <w:r w:rsidRPr="00862325">
              <w:t>N</w:t>
            </w:r>
          </w:p>
        </w:tc>
        <w:tc>
          <w:tcPr>
            <w:tcW w:w="1782" w:type="dxa"/>
            <w:noWrap/>
            <w:hideMark/>
          </w:tcPr>
          <w:p w14:paraId="08CA45B8" w14:textId="77777777" w:rsidR="00BB1AAC" w:rsidRPr="00862325" w:rsidRDefault="00BB1AAC" w:rsidP="00AF720F">
            <w:r w:rsidRPr="00862325">
              <w:t>The country where the instrument was calibrated.</w:t>
            </w:r>
          </w:p>
        </w:tc>
        <w:tc>
          <w:tcPr>
            <w:tcW w:w="1323" w:type="dxa"/>
            <w:noWrap/>
            <w:hideMark/>
          </w:tcPr>
          <w:p w14:paraId="52E157EB" w14:textId="77777777" w:rsidR="00BB1AAC" w:rsidRPr="00862325" w:rsidRDefault="00BB1AAC" w:rsidP="00AF720F">
            <w:r w:rsidRPr="00862325">
              <w:t>String</w:t>
            </w:r>
          </w:p>
        </w:tc>
        <w:tc>
          <w:tcPr>
            <w:tcW w:w="2589" w:type="dxa"/>
            <w:noWrap/>
            <w:hideMark/>
          </w:tcPr>
          <w:p w14:paraId="29F6B56E" w14:textId="77777777" w:rsidR="00BB1AAC" w:rsidRPr="00862325" w:rsidRDefault="00BB1AAC" w:rsidP="00AF720F">
            <w:r w:rsidRPr="00862325">
              <w:t>USA</w:t>
            </w:r>
          </w:p>
        </w:tc>
      </w:tr>
      <w:tr w:rsidR="00BB1AAC" w:rsidRPr="00862325" w14:paraId="2D6BDE7A" w14:textId="77777777" w:rsidTr="002E0144">
        <w:trPr>
          <w:trHeight w:val="300"/>
        </w:trPr>
        <w:tc>
          <w:tcPr>
            <w:tcW w:w="2055" w:type="dxa"/>
            <w:noWrap/>
            <w:hideMark/>
          </w:tcPr>
          <w:p w14:paraId="6BC481D2" w14:textId="77777777" w:rsidR="00BB1AAC" w:rsidRPr="00862325" w:rsidRDefault="00BB1AAC" w:rsidP="00AF720F">
            <w:r w:rsidRPr="00862325">
              <w:t>State (Province)</w:t>
            </w:r>
          </w:p>
        </w:tc>
        <w:tc>
          <w:tcPr>
            <w:tcW w:w="1270" w:type="dxa"/>
            <w:noWrap/>
            <w:hideMark/>
          </w:tcPr>
          <w:p w14:paraId="6CB55198" w14:textId="77777777" w:rsidR="00BB1AAC" w:rsidRPr="00862325" w:rsidRDefault="00BB1AAC" w:rsidP="00AF720F">
            <w:r w:rsidRPr="00862325">
              <w:t>N</w:t>
            </w:r>
          </w:p>
        </w:tc>
        <w:tc>
          <w:tcPr>
            <w:tcW w:w="1782" w:type="dxa"/>
            <w:noWrap/>
            <w:hideMark/>
          </w:tcPr>
          <w:p w14:paraId="03081B40" w14:textId="77777777" w:rsidR="00BB1AAC" w:rsidRPr="00862325" w:rsidRDefault="00BB1AAC" w:rsidP="00AF720F">
            <w:r w:rsidRPr="00862325">
              <w:t>The state (province) where the instrument was calibrated.</w:t>
            </w:r>
          </w:p>
        </w:tc>
        <w:tc>
          <w:tcPr>
            <w:tcW w:w="1323" w:type="dxa"/>
            <w:noWrap/>
            <w:hideMark/>
          </w:tcPr>
          <w:p w14:paraId="690A106F" w14:textId="77777777" w:rsidR="00BB1AAC" w:rsidRPr="00862325" w:rsidRDefault="00BB1AAC" w:rsidP="00AF720F">
            <w:r w:rsidRPr="00862325">
              <w:t>String</w:t>
            </w:r>
          </w:p>
        </w:tc>
        <w:tc>
          <w:tcPr>
            <w:tcW w:w="2589" w:type="dxa"/>
            <w:noWrap/>
            <w:hideMark/>
          </w:tcPr>
          <w:p w14:paraId="42255648" w14:textId="77777777" w:rsidR="00BB1AAC" w:rsidRPr="00862325" w:rsidRDefault="00BB1AAC" w:rsidP="00AF720F">
            <w:r w:rsidRPr="00862325">
              <w:t>UT</w:t>
            </w:r>
          </w:p>
        </w:tc>
      </w:tr>
      <w:tr w:rsidR="00BB1AAC" w:rsidRPr="00862325" w14:paraId="35ED6CC8" w14:textId="77777777" w:rsidTr="002E0144">
        <w:trPr>
          <w:trHeight w:val="300"/>
        </w:trPr>
        <w:tc>
          <w:tcPr>
            <w:tcW w:w="2055" w:type="dxa"/>
            <w:noWrap/>
            <w:hideMark/>
          </w:tcPr>
          <w:p w14:paraId="1E42AB64" w14:textId="77777777" w:rsidR="00BB1AAC" w:rsidRPr="00862325" w:rsidRDefault="00BB1AAC" w:rsidP="00AF720F">
            <w:r w:rsidRPr="00862325">
              <w:t>City</w:t>
            </w:r>
          </w:p>
        </w:tc>
        <w:tc>
          <w:tcPr>
            <w:tcW w:w="1270" w:type="dxa"/>
            <w:noWrap/>
            <w:hideMark/>
          </w:tcPr>
          <w:p w14:paraId="7EB5D039" w14:textId="77777777" w:rsidR="00BB1AAC" w:rsidRPr="00862325" w:rsidRDefault="00BB1AAC" w:rsidP="00AF720F">
            <w:r w:rsidRPr="00862325">
              <w:t>N</w:t>
            </w:r>
          </w:p>
        </w:tc>
        <w:tc>
          <w:tcPr>
            <w:tcW w:w="1782" w:type="dxa"/>
            <w:noWrap/>
            <w:hideMark/>
          </w:tcPr>
          <w:p w14:paraId="2002240E" w14:textId="77777777" w:rsidR="00BB1AAC" w:rsidRPr="00862325" w:rsidRDefault="00BB1AAC" w:rsidP="00AF720F">
            <w:r w:rsidRPr="00862325">
              <w:t>The city where the instrument was calibrated.</w:t>
            </w:r>
          </w:p>
        </w:tc>
        <w:tc>
          <w:tcPr>
            <w:tcW w:w="1323" w:type="dxa"/>
            <w:noWrap/>
            <w:hideMark/>
          </w:tcPr>
          <w:p w14:paraId="0D2DDE9E" w14:textId="77777777" w:rsidR="00BB1AAC" w:rsidRPr="00862325" w:rsidRDefault="00BB1AAC" w:rsidP="00AF720F">
            <w:r w:rsidRPr="00862325">
              <w:t>String</w:t>
            </w:r>
          </w:p>
        </w:tc>
        <w:tc>
          <w:tcPr>
            <w:tcW w:w="2589" w:type="dxa"/>
            <w:noWrap/>
            <w:hideMark/>
          </w:tcPr>
          <w:p w14:paraId="33C20959" w14:textId="77777777" w:rsidR="00BB1AAC" w:rsidRPr="00862325" w:rsidRDefault="00BB1AAC" w:rsidP="00AF720F">
            <w:r w:rsidRPr="00862325">
              <w:t>Salt Lake City</w:t>
            </w:r>
          </w:p>
        </w:tc>
      </w:tr>
      <w:tr w:rsidR="00BB1AAC" w:rsidRPr="00862325" w14:paraId="794B7871" w14:textId="77777777" w:rsidTr="002E0144">
        <w:trPr>
          <w:trHeight w:val="300"/>
        </w:trPr>
        <w:tc>
          <w:tcPr>
            <w:tcW w:w="2055" w:type="dxa"/>
            <w:noWrap/>
            <w:hideMark/>
          </w:tcPr>
          <w:p w14:paraId="7072F923" w14:textId="77777777" w:rsidR="00BB1AAC" w:rsidRPr="00862325" w:rsidRDefault="00BB1AAC" w:rsidP="00AF720F">
            <w:r w:rsidRPr="00862325">
              <w:t>County</w:t>
            </w:r>
          </w:p>
        </w:tc>
        <w:tc>
          <w:tcPr>
            <w:tcW w:w="1270" w:type="dxa"/>
            <w:noWrap/>
            <w:hideMark/>
          </w:tcPr>
          <w:p w14:paraId="05CCB4AC" w14:textId="77777777" w:rsidR="00BB1AAC" w:rsidRPr="00862325" w:rsidRDefault="00BB1AAC" w:rsidP="00AF720F">
            <w:r w:rsidRPr="00862325">
              <w:t>N</w:t>
            </w:r>
          </w:p>
        </w:tc>
        <w:tc>
          <w:tcPr>
            <w:tcW w:w="1782" w:type="dxa"/>
            <w:noWrap/>
            <w:hideMark/>
          </w:tcPr>
          <w:p w14:paraId="193BCED4" w14:textId="77777777" w:rsidR="00BB1AAC" w:rsidRPr="00862325" w:rsidRDefault="00BB1AAC" w:rsidP="00AF720F">
            <w:r w:rsidRPr="00862325">
              <w:t>The county where the instrument was calibrated.</w:t>
            </w:r>
          </w:p>
        </w:tc>
        <w:tc>
          <w:tcPr>
            <w:tcW w:w="1323" w:type="dxa"/>
            <w:noWrap/>
            <w:hideMark/>
          </w:tcPr>
          <w:p w14:paraId="267A522A" w14:textId="77777777" w:rsidR="00BB1AAC" w:rsidRPr="00862325" w:rsidRDefault="00BB1AAC" w:rsidP="00AF720F">
            <w:r w:rsidRPr="00862325">
              <w:t>String</w:t>
            </w:r>
          </w:p>
        </w:tc>
        <w:tc>
          <w:tcPr>
            <w:tcW w:w="2589" w:type="dxa"/>
            <w:noWrap/>
            <w:hideMark/>
          </w:tcPr>
          <w:p w14:paraId="3DAEE31C" w14:textId="77777777" w:rsidR="00BB1AAC" w:rsidRPr="00862325" w:rsidRDefault="00BB1AAC" w:rsidP="00AF720F">
            <w:r w:rsidRPr="00862325">
              <w:t>Salt Lake</w:t>
            </w:r>
          </w:p>
        </w:tc>
      </w:tr>
      <w:tr w:rsidR="00BB1AAC" w:rsidRPr="00862325" w14:paraId="0F6750AC" w14:textId="77777777" w:rsidTr="002E0144">
        <w:trPr>
          <w:trHeight w:val="300"/>
        </w:trPr>
        <w:tc>
          <w:tcPr>
            <w:tcW w:w="2055" w:type="dxa"/>
            <w:noWrap/>
            <w:hideMark/>
          </w:tcPr>
          <w:p w14:paraId="5F588DFF" w14:textId="77777777" w:rsidR="00BB1AAC" w:rsidRPr="00862325" w:rsidRDefault="00BB1AAC" w:rsidP="00AF720F">
            <w:r w:rsidRPr="00862325">
              <w:t>Zip code</w:t>
            </w:r>
          </w:p>
        </w:tc>
        <w:tc>
          <w:tcPr>
            <w:tcW w:w="1270" w:type="dxa"/>
            <w:noWrap/>
            <w:hideMark/>
          </w:tcPr>
          <w:p w14:paraId="634C4EB8" w14:textId="77777777" w:rsidR="00BB1AAC" w:rsidRPr="00862325" w:rsidRDefault="00BB1AAC" w:rsidP="00AF720F">
            <w:r w:rsidRPr="00862325">
              <w:t>N</w:t>
            </w:r>
          </w:p>
        </w:tc>
        <w:tc>
          <w:tcPr>
            <w:tcW w:w="1782" w:type="dxa"/>
            <w:noWrap/>
            <w:hideMark/>
          </w:tcPr>
          <w:p w14:paraId="0174D5F2" w14:textId="77777777" w:rsidR="00BB1AAC" w:rsidRPr="00862325" w:rsidRDefault="00BB1AAC" w:rsidP="00AF720F">
            <w:r w:rsidRPr="00862325">
              <w:t>The zip code where the instrument was calibrated.</w:t>
            </w:r>
          </w:p>
        </w:tc>
        <w:tc>
          <w:tcPr>
            <w:tcW w:w="1323" w:type="dxa"/>
            <w:noWrap/>
            <w:hideMark/>
          </w:tcPr>
          <w:p w14:paraId="7A404402" w14:textId="77777777" w:rsidR="00BB1AAC" w:rsidRPr="00862325" w:rsidRDefault="00BB1AAC" w:rsidP="00AF720F">
            <w:r w:rsidRPr="00862325">
              <w:t>String (Numerical)</w:t>
            </w:r>
          </w:p>
        </w:tc>
        <w:tc>
          <w:tcPr>
            <w:tcW w:w="2589" w:type="dxa"/>
            <w:noWrap/>
            <w:hideMark/>
          </w:tcPr>
          <w:p w14:paraId="0E7DE92E" w14:textId="77777777" w:rsidR="00BB1AAC" w:rsidRPr="00862325" w:rsidRDefault="00BB1AAC" w:rsidP="00AF720F">
            <w:r w:rsidRPr="00862325">
              <w:t>84102</w:t>
            </w:r>
          </w:p>
        </w:tc>
      </w:tr>
      <w:tr w:rsidR="00BB1AAC" w:rsidRPr="00862325" w14:paraId="19A22A18" w14:textId="77777777" w:rsidTr="002E0144">
        <w:trPr>
          <w:trHeight w:val="300"/>
        </w:trPr>
        <w:tc>
          <w:tcPr>
            <w:tcW w:w="2055" w:type="dxa"/>
            <w:noWrap/>
            <w:hideMark/>
          </w:tcPr>
          <w:p w14:paraId="098E8A7D" w14:textId="77777777" w:rsidR="00BB1AAC" w:rsidRPr="00862325" w:rsidRDefault="00BB1AAC" w:rsidP="00AF720F">
            <w:r w:rsidRPr="00862325">
              <w:t>Concept Name of the Location</w:t>
            </w:r>
          </w:p>
        </w:tc>
        <w:tc>
          <w:tcPr>
            <w:tcW w:w="1270" w:type="dxa"/>
            <w:noWrap/>
            <w:hideMark/>
          </w:tcPr>
          <w:p w14:paraId="3C639322" w14:textId="77777777" w:rsidR="00BB1AAC" w:rsidRPr="00862325" w:rsidRDefault="00BB1AAC" w:rsidP="00AF720F">
            <w:r w:rsidRPr="00862325">
              <w:t>N</w:t>
            </w:r>
          </w:p>
        </w:tc>
        <w:tc>
          <w:tcPr>
            <w:tcW w:w="1782" w:type="dxa"/>
            <w:noWrap/>
            <w:hideMark/>
          </w:tcPr>
          <w:p w14:paraId="53106242" w14:textId="77777777" w:rsidR="00BB1AAC" w:rsidRPr="00862325" w:rsidRDefault="00BB1AAC" w:rsidP="00AF720F">
            <w:r w:rsidRPr="00862325">
              <w:t xml:space="preserve">A name representing the location where the </w:t>
            </w:r>
            <w:r w:rsidRPr="00862325">
              <w:lastRenderedPageBreak/>
              <w:t>instrument was calibrated which is assigned by the system or taken from a reference terminology or ontology. This name can incorporate rows 18-22 combined as a single entity or examined independently.</w:t>
            </w:r>
          </w:p>
        </w:tc>
        <w:tc>
          <w:tcPr>
            <w:tcW w:w="1323" w:type="dxa"/>
            <w:noWrap/>
            <w:hideMark/>
          </w:tcPr>
          <w:p w14:paraId="36964ED3" w14:textId="77777777" w:rsidR="00BB1AAC" w:rsidRPr="00862325" w:rsidRDefault="00BB1AAC" w:rsidP="00AF720F">
            <w:r w:rsidRPr="00862325">
              <w:lastRenderedPageBreak/>
              <w:t>String</w:t>
            </w:r>
          </w:p>
        </w:tc>
        <w:tc>
          <w:tcPr>
            <w:tcW w:w="2589" w:type="dxa"/>
            <w:noWrap/>
            <w:hideMark/>
          </w:tcPr>
          <w:p w14:paraId="3F5ACE1E" w14:textId="77777777" w:rsidR="00BB1AAC" w:rsidRPr="00862325" w:rsidRDefault="00BB1AAC" w:rsidP="00AF720F">
            <w:r w:rsidRPr="00862325">
              <w:t>USA_UT_SLC_UT_84102</w:t>
            </w:r>
          </w:p>
        </w:tc>
      </w:tr>
      <w:tr w:rsidR="00BB1AAC" w:rsidRPr="00862325" w14:paraId="0B19EF55" w14:textId="77777777" w:rsidTr="002E0144">
        <w:trPr>
          <w:trHeight w:val="300"/>
        </w:trPr>
        <w:tc>
          <w:tcPr>
            <w:tcW w:w="2055" w:type="dxa"/>
            <w:noWrap/>
            <w:hideMark/>
          </w:tcPr>
          <w:p w14:paraId="7D35A259" w14:textId="77777777" w:rsidR="00BB1AAC" w:rsidRPr="00862325" w:rsidRDefault="00BB1AAC" w:rsidP="00AF720F">
            <w:r w:rsidRPr="00862325">
              <w:t>Concept ID of the Location</w:t>
            </w:r>
          </w:p>
        </w:tc>
        <w:tc>
          <w:tcPr>
            <w:tcW w:w="1270" w:type="dxa"/>
            <w:noWrap/>
            <w:hideMark/>
          </w:tcPr>
          <w:p w14:paraId="0DA2230D" w14:textId="77777777" w:rsidR="00BB1AAC" w:rsidRPr="00862325" w:rsidRDefault="00BB1AAC" w:rsidP="00AF720F">
            <w:r w:rsidRPr="00862325">
              <w:t>N</w:t>
            </w:r>
          </w:p>
        </w:tc>
        <w:tc>
          <w:tcPr>
            <w:tcW w:w="1782" w:type="dxa"/>
            <w:noWrap/>
            <w:hideMark/>
          </w:tcPr>
          <w:p w14:paraId="202760CC" w14:textId="77777777" w:rsidR="00BB1AAC" w:rsidRPr="00862325" w:rsidRDefault="00BB1AAC" w:rsidP="00AF720F">
            <w:r w:rsidRPr="00862325">
              <w:t>An ID representing the location where the instrument was calibrated which is assigned by the system or taken from a reference terminology or ontology. This name can incorporate rows 18-22 combined as a single entity or examined independently.</w:t>
            </w:r>
          </w:p>
        </w:tc>
        <w:tc>
          <w:tcPr>
            <w:tcW w:w="1323" w:type="dxa"/>
            <w:noWrap/>
            <w:hideMark/>
          </w:tcPr>
          <w:p w14:paraId="21B938FE" w14:textId="77777777" w:rsidR="00BB1AAC" w:rsidRPr="00862325" w:rsidRDefault="00BB1AAC" w:rsidP="00AF720F">
            <w:r w:rsidRPr="00862325">
              <w:t>String (Numerical)</w:t>
            </w:r>
          </w:p>
        </w:tc>
        <w:tc>
          <w:tcPr>
            <w:tcW w:w="2589" w:type="dxa"/>
            <w:noWrap/>
            <w:hideMark/>
          </w:tcPr>
          <w:p w14:paraId="59CC3BAB" w14:textId="77777777" w:rsidR="00BB1AAC" w:rsidRPr="00862325" w:rsidRDefault="00BB1AAC" w:rsidP="00AF720F">
            <w:r w:rsidRPr="00862325">
              <w:t>12345</w:t>
            </w:r>
          </w:p>
        </w:tc>
      </w:tr>
      <w:tr w:rsidR="00BB1AAC" w:rsidRPr="00862325" w14:paraId="42F2D59F" w14:textId="77777777" w:rsidTr="002E0144">
        <w:trPr>
          <w:trHeight w:val="300"/>
        </w:trPr>
        <w:tc>
          <w:tcPr>
            <w:tcW w:w="2055" w:type="dxa"/>
            <w:noWrap/>
            <w:hideMark/>
          </w:tcPr>
          <w:p w14:paraId="7CFF4C0B" w14:textId="77777777" w:rsidR="00BB1AAC" w:rsidRPr="00862325" w:rsidRDefault="00BB1AAC" w:rsidP="00AF720F">
            <w:r w:rsidRPr="00862325">
              <w:t>Concept Namespace of the Location</w:t>
            </w:r>
          </w:p>
        </w:tc>
        <w:tc>
          <w:tcPr>
            <w:tcW w:w="1270" w:type="dxa"/>
            <w:noWrap/>
            <w:hideMark/>
          </w:tcPr>
          <w:p w14:paraId="69153CBA" w14:textId="77777777" w:rsidR="00BB1AAC" w:rsidRPr="00862325" w:rsidRDefault="00BB1AAC" w:rsidP="00AF720F">
            <w:r w:rsidRPr="00862325">
              <w:t>N</w:t>
            </w:r>
          </w:p>
        </w:tc>
        <w:tc>
          <w:tcPr>
            <w:tcW w:w="1782" w:type="dxa"/>
            <w:noWrap/>
            <w:hideMark/>
          </w:tcPr>
          <w:p w14:paraId="6EC799CA" w14:textId="7B2F09F3" w:rsidR="00BB1AAC" w:rsidRPr="00862325" w:rsidRDefault="00BB1AAC" w:rsidP="00AF720F">
            <w:r w:rsidRPr="00862325">
              <w:t>The standard terminology/reference to be used as a reference for location data.</w:t>
            </w:r>
          </w:p>
        </w:tc>
        <w:tc>
          <w:tcPr>
            <w:tcW w:w="1323" w:type="dxa"/>
            <w:noWrap/>
            <w:hideMark/>
          </w:tcPr>
          <w:p w14:paraId="7A63BBA3" w14:textId="77777777" w:rsidR="00BB1AAC" w:rsidRPr="00862325" w:rsidRDefault="00BB1AAC" w:rsidP="00AF720F">
            <w:r w:rsidRPr="00862325">
              <w:t>Category</w:t>
            </w:r>
          </w:p>
        </w:tc>
        <w:tc>
          <w:tcPr>
            <w:tcW w:w="2589" w:type="dxa"/>
            <w:noWrap/>
            <w:hideMark/>
          </w:tcPr>
          <w:p w14:paraId="5F2253B9" w14:textId="77777777" w:rsidR="00BB1AAC" w:rsidRPr="00862325" w:rsidRDefault="00BB1AAC" w:rsidP="00AF720F">
            <w:r w:rsidRPr="00862325">
              <w:t>GeoNames Ontology (http://www.geonames.org/)</w:t>
            </w:r>
          </w:p>
        </w:tc>
      </w:tr>
      <w:tr w:rsidR="00BB1AAC" w:rsidRPr="00862325" w14:paraId="160D7C77" w14:textId="77777777" w:rsidTr="002E0144">
        <w:trPr>
          <w:trHeight w:val="300"/>
        </w:trPr>
        <w:tc>
          <w:tcPr>
            <w:tcW w:w="2055" w:type="dxa"/>
            <w:noWrap/>
            <w:hideMark/>
          </w:tcPr>
          <w:p w14:paraId="78FA0070" w14:textId="77777777" w:rsidR="00BB1AAC" w:rsidRPr="00862325" w:rsidRDefault="00BB1AAC" w:rsidP="00AF720F">
            <w:r w:rsidRPr="00862325">
              <w:t>Latitude</w:t>
            </w:r>
          </w:p>
        </w:tc>
        <w:tc>
          <w:tcPr>
            <w:tcW w:w="1270" w:type="dxa"/>
            <w:noWrap/>
            <w:hideMark/>
          </w:tcPr>
          <w:p w14:paraId="29EFB410" w14:textId="77777777" w:rsidR="00BB1AAC" w:rsidRPr="00862325" w:rsidRDefault="00BB1AAC" w:rsidP="00AF720F">
            <w:r w:rsidRPr="00862325">
              <w:t>N</w:t>
            </w:r>
          </w:p>
        </w:tc>
        <w:tc>
          <w:tcPr>
            <w:tcW w:w="1782" w:type="dxa"/>
            <w:noWrap/>
            <w:hideMark/>
          </w:tcPr>
          <w:p w14:paraId="6BDB8886" w14:textId="77777777" w:rsidR="00BB1AAC" w:rsidRPr="00862325" w:rsidRDefault="00BB1AAC" w:rsidP="00AF720F">
            <w:r w:rsidRPr="00862325">
              <w:t>The latitude in which the organization resides.</w:t>
            </w:r>
          </w:p>
        </w:tc>
        <w:tc>
          <w:tcPr>
            <w:tcW w:w="1323" w:type="dxa"/>
            <w:noWrap/>
            <w:hideMark/>
          </w:tcPr>
          <w:p w14:paraId="60117E27" w14:textId="77777777" w:rsidR="00BB1AAC" w:rsidRPr="00862325" w:rsidRDefault="00BB1AAC" w:rsidP="00AF720F">
            <w:r w:rsidRPr="00862325">
              <w:t>String (Numerical)</w:t>
            </w:r>
          </w:p>
        </w:tc>
        <w:tc>
          <w:tcPr>
            <w:tcW w:w="2589" w:type="dxa"/>
            <w:noWrap/>
            <w:hideMark/>
          </w:tcPr>
          <w:p w14:paraId="1A219994" w14:textId="77777777" w:rsidR="00BB1AAC" w:rsidRPr="00862325" w:rsidRDefault="00BB1AAC" w:rsidP="00AF720F">
            <w:r w:rsidRPr="00862325">
              <w:t>40.76</w:t>
            </w:r>
          </w:p>
        </w:tc>
      </w:tr>
      <w:tr w:rsidR="00BB1AAC" w:rsidRPr="00862325" w14:paraId="01264120" w14:textId="77777777" w:rsidTr="002E0144">
        <w:trPr>
          <w:trHeight w:val="300"/>
        </w:trPr>
        <w:tc>
          <w:tcPr>
            <w:tcW w:w="2055" w:type="dxa"/>
            <w:noWrap/>
            <w:hideMark/>
          </w:tcPr>
          <w:p w14:paraId="1E6C8F77" w14:textId="77777777" w:rsidR="00BB1AAC" w:rsidRPr="00862325" w:rsidRDefault="00BB1AAC" w:rsidP="00AF720F">
            <w:r w:rsidRPr="00862325">
              <w:t>Latitude Units</w:t>
            </w:r>
          </w:p>
        </w:tc>
        <w:tc>
          <w:tcPr>
            <w:tcW w:w="1270" w:type="dxa"/>
            <w:noWrap/>
            <w:hideMark/>
          </w:tcPr>
          <w:p w14:paraId="45C87E7B" w14:textId="77777777" w:rsidR="00BB1AAC" w:rsidRPr="00862325" w:rsidRDefault="00BB1AAC" w:rsidP="00AF720F">
            <w:r w:rsidRPr="00862325">
              <w:t>N</w:t>
            </w:r>
          </w:p>
        </w:tc>
        <w:tc>
          <w:tcPr>
            <w:tcW w:w="1782" w:type="dxa"/>
            <w:noWrap/>
            <w:hideMark/>
          </w:tcPr>
          <w:p w14:paraId="37A8FBA4" w14:textId="77777777" w:rsidR="00BB1AAC" w:rsidRPr="00862325" w:rsidRDefault="00BB1AAC" w:rsidP="00AF720F">
            <w:r w:rsidRPr="00862325">
              <w:t>The direction of the parallels of latitude</w:t>
            </w:r>
          </w:p>
        </w:tc>
        <w:tc>
          <w:tcPr>
            <w:tcW w:w="1323" w:type="dxa"/>
            <w:noWrap/>
            <w:hideMark/>
          </w:tcPr>
          <w:p w14:paraId="68CA9CF1" w14:textId="77777777" w:rsidR="00BB1AAC" w:rsidRPr="00862325" w:rsidRDefault="00BB1AAC" w:rsidP="00AF720F">
            <w:r w:rsidRPr="00862325">
              <w:t>String</w:t>
            </w:r>
          </w:p>
        </w:tc>
        <w:tc>
          <w:tcPr>
            <w:tcW w:w="2589" w:type="dxa"/>
            <w:noWrap/>
            <w:hideMark/>
          </w:tcPr>
          <w:p w14:paraId="3FF3A5A3" w14:textId="77777777" w:rsidR="00BB1AAC" w:rsidRPr="00862325" w:rsidRDefault="00BB1AAC" w:rsidP="00AF720F">
            <w:r w:rsidRPr="00862325">
              <w:t>Degrees North</w:t>
            </w:r>
          </w:p>
        </w:tc>
      </w:tr>
      <w:tr w:rsidR="00BB1AAC" w:rsidRPr="00862325" w14:paraId="0470CB8B" w14:textId="77777777" w:rsidTr="002E0144">
        <w:trPr>
          <w:trHeight w:val="300"/>
        </w:trPr>
        <w:tc>
          <w:tcPr>
            <w:tcW w:w="2055" w:type="dxa"/>
            <w:noWrap/>
            <w:hideMark/>
          </w:tcPr>
          <w:p w14:paraId="339D131C" w14:textId="77777777" w:rsidR="00BB1AAC" w:rsidRPr="00862325" w:rsidRDefault="00BB1AAC" w:rsidP="00AF720F">
            <w:r w:rsidRPr="00862325">
              <w:t>Longitude</w:t>
            </w:r>
          </w:p>
        </w:tc>
        <w:tc>
          <w:tcPr>
            <w:tcW w:w="1270" w:type="dxa"/>
            <w:noWrap/>
            <w:hideMark/>
          </w:tcPr>
          <w:p w14:paraId="2BF2F2A4" w14:textId="77777777" w:rsidR="00BB1AAC" w:rsidRPr="00862325" w:rsidRDefault="00BB1AAC" w:rsidP="00AF720F">
            <w:r w:rsidRPr="00862325">
              <w:t>N</w:t>
            </w:r>
          </w:p>
        </w:tc>
        <w:tc>
          <w:tcPr>
            <w:tcW w:w="1782" w:type="dxa"/>
            <w:noWrap/>
            <w:hideMark/>
          </w:tcPr>
          <w:p w14:paraId="225337E9" w14:textId="77777777" w:rsidR="00BB1AAC" w:rsidRPr="00862325" w:rsidRDefault="00BB1AAC" w:rsidP="00AF720F">
            <w:r w:rsidRPr="00862325">
              <w:t>The longitude in which the organization resides.</w:t>
            </w:r>
          </w:p>
        </w:tc>
        <w:tc>
          <w:tcPr>
            <w:tcW w:w="1323" w:type="dxa"/>
            <w:noWrap/>
            <w:hideMark/>
          </w:tcPr>
          <w:p w14:paraId="6D94BBEC" w14:textId="77777777" w:rsidR="00BB1AAC" w:rsidRPr="00862325" w:rsidRDefault="00BB1AAC" w:rsidP="00AF720F">
            <w:r w:rsidRPr="00862325">
              <w:t>String (Numerical)</w:t>
            </w:r>
          </w:p>
        </w:tc>
        <w:tc>
          <w:tcPr>
            <w:tcW w:w="2589" w:type="dxa"/>
            <w:noWrap/>
            <w:hideMark/>
          </w:tcPr>
          <w:p w14:paraId="7DFA3FDC" w14:textId="77777777" w:rsidR="00BB1AAC" w:rsidRPr="00862325" w:rsidRDefault="00BB1AAC" w:rsidP="00AF720F">
            <w:r w:rsidRPr="00862325">
              <w:t>-111.863, 111.863</w:t>
            </w:r>
          </w:p>
        </w:tc>
      </w:tr>
      <w:tr w:rsidR="00BB1AAC" w:rsidRPr="00862325" w14:paraId="72AAF14B" w14:textId="77777777" w:rsidTr="002E0144">
        <w:trPr>
          <w:trHeight w:val="300"/>
        </w:trPr>
        <w:tc>
          <w:tcPr>
            <w:tcW w:w="2055" w:type="dxa"/>
            <w:noWrap/>
            <w:hideMark/>
          </w:tcPr>
          <w:p w14:paraId="763D4745" w14:textId="77777777" w:rsidR="00BB1AAC" w:rsidRPr="00862325" w:rsidRDefault="00BB1AAC" w:rsidP="00AF720F">
            <w:r w:rsidRPr="00862325">
              <w:t>Longitude Units</w:t>
            </w:r>
          </w:p>
        </w:tc>
        <w:tc>
          <w:tcPr>
            <w:tcW w:w="1270" w:type="dxa"/>
            <w:noWrap/>
            <w:hideMark/>
          </w:tcPr>
          <w:p w14:paraId="27E40F9D" w14:textId="77777777" w:rsidR="00BB1AAC" w:rsidRPr="00862325" w:rsidRDefault="00BB1AAC" w:rsidP="00AF720F">
            <w:r w:rsidRPr="00862325">
              <w:t>N</w:t>
            </w:r>
          </w:p>
        </w:tc>
        <w:tc>
          <w:tcPr>
            <w:tcW w:w="1782" w:type="dxa"/>
            <w:noWrap/>
            <w:hideMark/>
          </w:tcPr>
          <w:p w14:paraId="7337C316" w14:textId="77777777" w:rsidR="00BB1AAC" w:rsidRPr="00862325" w:rsidRDefault="00BB1AAC" w:rsidP="00AF720F">
            <w:r w:rsidRPr="00862325">
              <w:t>The direction of the longitude meridian</w:t>
            </w:r>
          </w:p>
        </w:tc>
        <w:tc>
          <w:tcPr>
            <w:tcW w:w="1323" w:type="dxa"/>
            <w:noWrap/>
            <w:hideMark/>
          </w:tcPr>
          <w:p w14:paraId="3D442704" w14:textId="77777777" w:rsidR="00BB1AAC" w:rsidRPr="00862325" w:rsidRDefault="00BB1AAC" w:rsidP="00AF720F">
            <w:r w:rsidRPr="00862325">
              <w:t>String</w:t>
            </w:r>
          </w:p>
        </w:tc>
        <w:tc>
          <w:tcPr>
            <w:tcW w:w="2589" w:type="dxa"/>
            <w:noWrap/>
            <w:hideMark/>
          </w:tcPr>
          <w:p w14:paraId="7A99A063" w14:textId="77777777" w:rsidR="00BB1AAC" w:rsidRPr="00862325" w:rsidRDefault="00BB1AAC" w:rsidP="00AF720F">
            <w:r w:rsidRPr="00862325">
              <w:t>Degrees West, West</w:t>
            </w:r>
          </w:p>
        </w:tc>
      </w:tr>
      <w:tr w:rsidR="00BB1AAC" w:rsidRPr="00862325" w14:paraId="46079596" w14:textId="77777777" w:rsidTr="002E0144">
        <w:trPr>
          <w:trHeight w:val="300"/>
        </w:trPr>
        <w:tc>
          <w:tcPr>
            <w:tcW w:w="2055" w:type="dxa"/>
            <w:noWrap/>
            <w:hideMark/>
          </w:tcPr>
          <w:p w14:paraId="22F7C9DA" w14:textId="7BB6C575" w:rsidR="00BB1AAC" w:rsidRPr="00862325" w:rsidRDefault="00684E4B" w:rsidP="00AF720F">
            <w:r>
              <w:t>Instrument</w:t>
            </w:r>
            <w:r w:rsidR="00BB1AAC" w:rsidRPr="00862325">
              <w:t xml:space="preserve"> Setup</w:t>
            </w:r>
          </w:p>
        </w:tc>
        <w:tc>
          <w:tcPr>
            <w:tcW w:w="1270" w:type="dxa"/>
            <w:noWrap/>
            <w:hideMark/>
          </w:tcPr>
          <w:p w14:paraId="17077090" w14:textId="77777777" w:rsidR="00BB1AAC" w:rsidRPr="00862325" w:rsidRDefault="00BB1AAC" w:rsidP="00AF720F">
            <w:r w:rsidRPr="00862325">
              <w:t>N</w:t>
            </w:r>
          </w:p>
        </w:tc>
        <w:tc>
          <w:tcPr>
            <w:tcW w:w="1782" w:type="dxa"/>
            <w:noWrap/>
            <w:hideMark/>
          </w:tcPr>
          <w:p w14:paraId="1375F8EA" w14:textId="6A9ECD1B" w:rsidR="00BB1AAC" w:rsidRPr="00862325" w:rsidRDefault="00BB1AAC" w:rsidP="00AF720F">
            <w:r>
              <w:t>T</w:t>
            </w:r>
            <w:r w:rsidRPr="00862325">
              <w:t xml:space="preserve">he description of how the </w:t>
            </w:r>
            <w:r w:rsidR="00684E4B">
              <w:t>Instrument</w:t>
            </w:r>
            <w:r w:rsidRPr="00862325">
              <w:t xml:space="preserve"> is arranged during the calibration. </w:t>
            </w:r>
            <w:r w:rsidR="007C7735" w:rsidRPr="00862325">
              <w:t>This</w:t>
            </w:r>
            <w:r w:rsidRPr="00862325">
              <w:t xml:space="preserve"> could also include set up parameters.</w:t>
            </w:r>
          </w:p>
        </w:tc>
        <w:tc>
          <w:tcPr>
            <w:tcW w:w="1323" w:type="dxa"/>
            <w:noWrap/>
            <w:hideMark/>
          </w:tcPr>
          <w:p w14:paraId="2FDAF01E" w14:textId="77777777" w:rsidR="00BB1AAC" w:rsidRPr="00862325" w:rsidRDefault="00BB1AAC" w:rsidP="00AF720F">
            <w:r w:rsidRPr="00862325">
              <w:t>String</w:t>
            </w:r>
          </w:p>
        </w:tc>
        <w:tc>
          <w:tcPr>
            <w:tcW w:w="2589" w:type="dxa"/>
            <w:noWrap/>
            <w:hideMark/>
          </w:tcPr>
          <w:p w14:paraId="7D3A70D5" w14:textId="77777777" w:rsidR="00BB1AAC" w:rsidRPr="00862325" w:rsidRDefault="00BB1AAC" w:rsidP="00AF720F">
            <w:r w:rsidRPr="00862325">
              <w:t>set up on a tripod directly adjacent to the cabin housing the TEOM-FDMS</w:t>
            </w:r>
          </w:p>
        </w:tc>
      </w:tr>
      <w:tr w:rsidR="00BB1AAC" w:rsidRPr="00862325" w14:paraId="0193EA3E" w14:textId="77777777" w:rsidTr="002E0144">
        <w:trPr>
          <w:trHeight w:val="300"/>
        </w:trPr>
        <w:tc>
          <w:tcPr>
            <w:tcW w:w="2055" w:type="dxa"/>
            <w:noWrap/>
            <w:hideMark/>
          </w:tcPr>
          <w:p w14:paraId="2C027F39" w14:textId="77777777" w:rsidR="00BB1AAC" w:rsidRPr="00862325" w:rsidRDefault="00BB1AAC" w:rsidP="00AF720F">
            <w:r w:rsidRPr="00862325">
              <w:lastRenderedPageBreak/>
              <w:t>Calibrated Instrument Resolution</w:t>
            </w:r>
          </w:p>
        </w:tc>
        <w:tc>
          <w:tcPr>
            <w:tcW w:w="1270" w:type="dxa"/>
            <w:noWrap/>
            <w:hideMark/>
          </w:tcPr>
          <w:p w14:paraId="76D77E7A" w14:textId="77777777" w:rsidR="00BB1AAC" w:rsidRPr="00862325" w:rsidRDefault="00BB1AAC" w:rsidP="00AF720F">
            <w:r w:rsidRPr="00862325">
              <w:t>N</w:t>
            </w:r>
          </w:p>
        </w:tc>
        <w:tc>
          <w:tcPr>
            <w:tcW w:w="1782" w:type="dxa"/>
            <w:noWrap/>
            <w:hideMark/>
          </w:tcPr>
          <w:p w14:paraId="441C072E" w14:textId="6D588B29" w:rsidR="00BB1AAC" w:rsidRPr="00862325" w:rsidRDefault="00BB1AAC" w:rsidP="00AF720F">
            <w:r w:rsidRPr="00862325">
              <w:t>Time step for data collection in the real situation of the calibrated instrument</w:t>
            </w:r>
            <w:r w:rsidR="007C7735">
              <w:t>.</w:t>
            </w:r>
          </w:p>
        </w:tc>
        <w:tc>
          <w:tcPr>
            <w:tcW w:w="1323" w:type="dxa"/>
            <w:noWrap/>
            <w:hideMark/>
          </w:tcPr>
          <w:p w14:paraId="024C491B" w14:textId="77777777" w:rsidR="00BB1AAC" w:rsidRPr="00862325" w:rsidRDefault="00BB1AAC" w:rsidP="00AF720F">
            <w:r w:rsidRPr="00862325">
              <w:t>Value and Unit</w:t>
            </w:r>
          </w:p>
        </w:tc>
        <w:tc>
          <w:tcPr>
            <w:tcW w:w="2589" w:type="dxa"/>
            <w:noWrap/>
            <w:hideMark/>
          </w:tcPr>
          <w:p w14:paraId="439D38AC" w14:textId="77777777" w:rsidR="00BB1AAC" w:rsidRPr="00862325" w:rsidRDefault="00BB1AAC" w:rsidP="00AF720F">
            <w:r w:rsidRPr="00862325">
              <w:t>1s</w:t>
            </w:r>
          </w:p>
        </w:tc>
      </w:tr>
      <w:tr w:rsidR="00BB1AAC" w:rsidRPr="00862325" w14:paraId="14F323AA" w14:textId="77777777" w:rsidTr="002E0144">
        <w:trPr>
          <w:trHeight w:val="300"/>
        </w:trPr>
        <w:tc>
          <w:tcPr>
            <w:tcW w:w="2055" w:type="dxa"/>
            <w:noWrap/>
            <w:hideMark/>
          </w:tcPr>
          <w:p w14:paraId="228E0924" w14:textId="77777777" w:rsidR="00BB1AAC" w:rsidRPr="00862325" w:rsidRDefault="00BB1AAC" w:rsidP="00AF720F">
            <w:r w:rsidRPr="00862325">
              <w:t>Control Instrument Resolution</w:t>
            </w:r>
          </w:p>
        </w:tc>
        <w:tc>
          <w:tcPr>
            <w:tcW w:w="1270" w:type="dxa"/>
            <w:noWrap/>
            <w:hideMark/>
          </w:tcPr>
          <w:p w14:paraId="3E0181E5" w14:textId="77777777" w:rsidR="00BB1AAC" w:rsidRPr="00862325" w:rsidRDefault="00BB1AAC" w:rsidP="00AF720F">
            <w:r w:rsidRPr="00862325">
              <w:t>N</w:t>
            </w:r>
          </w:p>
        </w:tc>
        <w:tc>
          <w:tcPr>
            <w:tcW w:w="1782" w:type="dxa"/>
            <w:noWrap/>
            <w:hideMark/>
          </w:tcPr>
          <w:p w14:paraId="5AE10F09" w14:textId="54832419" w:rsidR="00BB1AAC" w:rsidRPr="00862325" w:rsidRDefault="00BB1AAC" w:rsidP="007C7735">
            <w:r w:rsidRPr="00862325">
              <w:t xml:space="preserve">Time step for data collection in the real situation of the </w:t>
            </w:r>
            <w:r w:rsidR="007C7735">
              <w:t>i</w:t>
            </w:r>
            <w:r w:rsidR="00684E4B">
              <w:t>nstrument</w:t>
            </w:r>
            <w:r w:rsidR="007C7735">
              <w:t>.</w:t>
            </w:r>
          </w:p>
        </w:tc>
        <w:tc>
          <w:tcPr>
            <w:tcW w:w="1323" w:type="dxa"/>
            <w:noWrap/>
            <w:hideMark/>
          </w:tcPr>
          <w:p w14:paraId="070AB087" w14:textId="77777777" w:rsidR="00BB1AAC" w:rsidRPr="00862325" w:rsidRDefault="00BB1AAC" w:rsidP="00AF720F">
            <w:r w:rsidRPr="00862325">
              <w:t>Value and Unit</w:t>
            </w:r>
          </w:p>
        </w:tc>
        <w:tc>
          <w:tcPr>
            <w:tcW w:w="2589" w:type="dxa"/>
            <w:noWrap/>
            <w:hideMark/>
          </w:tcPr>
          <w:p w14:paraId="4022DFDE" w14:textId="77777777" w:rsidR="00BB1AAC" w:rsidRPr="00862325" w:rsidRDefault="00BB1AAC" w:rsidP="00AF720F">
            <w:r w:rsidRPr="00862325">
              <w:t>1s</w:t>
            </w:r>
          </w:p>
        </w:tc>
      </w:tr>
      <w:tr w:rsidR="00BB1AAC" w:rsidRPr="00862325" w14:paraId="3611A202" w14:textId="77777777" w:rsidTr="002E0144">
        <w:trPr>
          <w:trHeight w:val="300"/>
        </w:trPr>
        <w:tc>
          <w:tcPr>
            <w:tcW w:w="2055" w:type="dxa"/>
            <w:noWrap/>
            <w:hideMark/>
          </w:tcPr>
          <w:p w14:paraId="4EABE655" w14:textId="77777777" w:rsidR="00BB1AAC" w:rsidRPr="00862325" w:rsidRDefault="00BB1AAC" w:rsidP="00AF720F">
            <w:r w:rsidRPr="00862325">
              <w:t>Temperature at Calibration</w:t>
            </w:r>
          </w:p>
        </w:tc>
        <w:tc>
          <w:tcPr>
            <w:tcW w:w="1270" w:type="dxa"/>
            <w:noWrap/>
            <w:hideMark/>
          </w:tcPr>
          <w:p w14:paraId="33B01FD9" w14:textId="77777777" w:rsidR="00BB1AAC" w:rsidRPr="00862325" w:rsidRDefault="00BB1AAC" w:rsidP="00AF720F">
            <w:r w:rsidRPr="00862325">
              <w:t>N</w:t>
            </w:r>
          </w:p>
        </w:tc>
        <w:tc>
          <w:tcPr>
            <w:tcW w:w="1782" w:type="dxa"/>
            <w:noWrap/>
            <w:hideMark/>
          </w:tcPr>
          <w:p w14:paraId="06C2A0ED" w14:textId="112AB246" w:rsidR="00BB1AAC" w:rsidRPr="00862325" w:rsidRDefault="00BB1AAC" w:rsidP="00AF720F">
            <w:r w:rsidRPr="00862325">
              <w:t>Ambient temperature during calibration</w:t>
            </w:r>
            <w:r w:rsidR="007C7735">
              <w:t>.</w:t>
            </w:r>
          </w:p>
        </w:tc>
        <w:tc>
          <w:tcPr>
            <w:tcW w:w="1323" w:type="dxa"/>
            <w:noWrap/>
            <w:hideMark/>
          </w:tcPr>
          <w:p w14:paraId="73A45672" w14:textId="77777777" w:rsidR="00BB1AAC" w:rsidRPr="00862325" w:rsidRDefault="00BB1AAC" w:rsidP="00AF720F">
            <w:r w:rsidRPr="00862325">
              <w:t>Value and Unit</w:t>
            </w:r>
          </w:p>
        </w:tc>
        <w:tc>
          <w:tcPr>
            <w:tcW w:w="2589" w:type="dxa"/>
            <w:noWrap/>
            <w:hideMark/>
          </w:tcPr>
          <w:p w14:paraId="02955605" w14:textId="77777777" w:rsidR="00BB1AAC" w:rsidRPr="00862325" w:rsidRDefault="00BB1AAC" w:rsidP="00AF720F">
            <w:r w:rsidRPr="00862325">
              <w:t>75F, 30C</w:t>
            </w:r>
          </w:p>
        </w:tc>
      </w:tr>
      <w:tr w:rsidR="00BB1AAC" w:rsidRPr="00862325" w14:paraId="11EA6F58" w14:textId="77777777" w:rsidTr="002E0144">
        <w:trPr>
          <w:trHeight w:val="300"/>
        </w:trPr>
        <w:tc>
          <w:tcPr>
            <w:tcW w:w="2055" w:type="dxa"/>
            <w:noWrap/>
            <w:hideMark/>
          </w:tcPr>
          <w:p w14:paraId="5D80F64D" w14:textId="77777777" w:rsidR="00BB1AAC" w:rsidRPr="00862325" w:rsidRDefault="00BB1AAC" w:rsidP="00AF720F">
            <w:r w:rsidRPr="00862325">
              <w:t>Humidity at Calibration</w:t>
            </w:r>
          </w:p>
        </w:tc>
        <w:tc>
          <w:tcPr>
            <w:tcW w:w="1270" w:type="dxa"/>
            <w:noWrap/>
            <w:hideMark/>
          </w:tcPr>
          <w:p w14:paraId="3775D512" w14:textId="77777777" w:rsidR="00BB1AAC" w:rsidRPr="00862325" w:rsidRDefault="00BB1AAC" w:rsidP="00AF720F">
            <w:r w:rsidRPr="00862325">
              <w:t>N</w:t>
            </w:r>
          </w:p>
        </w:tc>
        <w:tc>
          <w:tcPr>
            <w:tcW w:w="1782" w:type="dxa"/>
            <w:noWrap/>
            <w:hideMark/>
          </w:tcPr>
          <w:p w14:paraId="3E7BD8FF" w14:textId="77777777" w:rsidR="00BB1AAC" w:rsidRPr="00862325" w:rsidRDefault="00BB1AAC" w:rsidP="00AF720F">
            <w:r w:rsidRPr="00862325">
              <w:t>Ambient humidity during calibration</w:t>
            </w:r>
          </w:p>
        </w:tc>
        <w:tc>
          <w:tcPr>
            <w:tcW w:w="1323" w:type="dxa"/>
            <w:noWrap/>
            <w:hideMark/>
          </w:tcPr>
          <w:p w14:paraId="30409717" w14:textId="77777777" w:rsidR="00BB1AAC" w:rsidRPr="00862325" w:rsidRDefault="00BB1AAC" w:rsidP="00AF720F">
            <w:r w:rsidRPr="00862325">
              <w:t>Value and Unit</w:t>
            </w:r>
          </w:p>
        </w:tc>
        <w:tc>
          <w:tcPr>
            <w:tcW w:w="2589" w:type="dxa"/>
            <w:noWrap/>
            <w:hideMark/>
          </w:tcPr>
          <w:p w14:paraId="38F108C6" w14:textId="77777777" w:rsidR="00BB1AAC" w:rsidRPr="00862325" w:rsidRDefault="00BB1AAC" w:rsidP="00AF720F">
            <w:r w:rsidRPr="00862325">
              <w:t>50%</w:t>
            </w:r>
          </w:p>
        </w:tc>
      </w:tr>
      <w:tr w:rsidR="00BB1AAC" w:rsidRPr="00862325" w14:paraId="00F493BB" w14:textId="77777777" w:rsidTr="002E0144">
        <w:trPr>
          <w:trHeight w:val="300"/>
        </w:trPr>
        <w:tc>
          <w:tcPr>
            <w:tcW w:w="2055" w:type="dxa"/>
            <w:noWrap/>
            <w:hideMark/>
          </w:tcPr>
          <w:p w14:paraId="69BE4D85" w14:textId="77777777" w:rsidR="00BB1AAC" w:rsidRPr="00862325" w:rsidRDefault="00BB1AAC" w:rsidP="00AF720F">
            <w:r w:rsidRPr="00862325">
              <w:t>Flow Rate</w:t>
            </w:r>
          </w:p>
        </w:tc>
        <w:tc>
          <w:tcPr>
            <w:tcW w:w="1270" w:type="dxa"/>
            <w:noWrap/>
            <w:hideMark/>
          </w:tcPr>
          <w:p w14:paraId="44B0DD41" w14:textId="77777777" w:rsidR="00BB1AAC" w:rsidRPr="00862325" w:rsidRDefault="00BB1AAC" w:rsidP="00AF720F">
            <w:r w:rsidRPr="00862325">
              <w:t>N</w:t>
            </w:r>
          </w:p>
        </w:tc>
        <w:tc>
          <w:tcPr>
            <w:tcW w:w="1782" w:type="dxa"/>
            <w:noWrap/>
            <w:hideMark/>
          </w:tcPr>
          <w:p w14:paraId="5024DCB5" w14:textId="4E737A2D" w:rsidR="00BB1AAC" w:rsidRPr="00862325" w:rsidRDefault="00BB1AAC" w:rsidP="00AF720F">
            <w:r w:rsidRPr="00862325">
              <w:t>The rate at which air flows through the instrument</w:t>
            </w:r>
            <w:r w:rsidR="007C7735">
              <w:t>.</w:t>
            </w:r>
          </w:p>
        </w:tc>
        <w:tc>
          <w:tcPr>
            <w:tcW w:w="1323" w:type="dxa"/>
            <w:noWrap/>
            <w:hideMark/>
          </w:tcPr>
          <w:p w14:paraId="3133DA48" w14:textId="77777777" w:rsidR="00BB1AAC" w:rsidRPr="00862325" w:rsidRDefault="00BB1AAC" w:rsidP="00AF720F">
            <w:r w:rsidRPr="00862325">
              <w:t>Value and Unit</w:t>
            </w:r>
          </w:p>
        </w:tc>
        <w:tc>
          <w:tcPr>
            <w:tcW w:w="2589" w:type="dxa"/>
            <w:noWrap/>
            <w:hideMark/>
          </w:tcPr>
          <w:p w14:paraId="2D49BD6C" w14:textId="77777777" w:rsidR="00BB1AAC" w:rsidRPr="00862325" w:rsidRDefault="00BB1AAC" w:rsidP="00AF720F">
            <w:r w:rsidRPr="00862325">
              <w:t>4 Liters/minute</w:t>
            </w:r>
          </w:p>
        </w:tc>
      </w:tr>
      <w:tr w:rsidR="00BB1AAC" w:rsidRPr="00862325" w14:paraId="008144F2" w14:textId="77777777" w:rsidTr="002E0144">
        <w:trPr>
          <w:trHeight w:val="300"/>
        </w:trPr>
        <w:tc>
          <w:tcPr>
            <w:tcW w:w="2055" w:type="dxa"/>
            <w:noWrap/>
            <w:hideMark/>
          </w:tcPr>
          <w:p w14:paraId="41D428F4" w14:textId="77777777" w:rsidR="00BB1AAC" w:rsidRPr="00862325" w:rsidRDefault="00BB1AAC" w:rsidP="00AF720F">
            <w:r w:rsidRPr="00862325">
              <w:t>Calibration Factor</w:t>
            </w:r>
          </w:p>
        </w:tc>
        <w:tc>
          <w:tcPr>
            <w:tcW w:w="1270" w:type="dxa"/>
            <w:noWrap/>
            <w:hideMark/>
          </w:tcPr>
          <w:p w14:paraId="0333DF14" w14:textId="77777777" w:rsidR="00BB1AAC" w:rsidRPr="00862325" w:rsidRDefault="00BB1AAC" w:rsidP="00AF720F">
            <w:r w:rsidRPr="00862325">
              <w:t>Y</w:t>
            </w:r>
          </w:p>
        </w:tc>
        <w:tc>
          <w:tcPr>
            <w:tcW w:w="1782" w:type="dxa"/>
            <w:noWrap/>
            <w:hideMark/>
          </w:tcPr>
          <w:p w14:paraId="7801B750" w14:textId="1D036A22" w:rsidR="00BB1AAC" w:rsidRPr="00862325" w:rsidRDefault="00BB1AAC" w:rsidP="00AF720F">
            <w:r w:rsidRPr="00862325">
              <w:t>The value calculated based on things such as temperature, humidity, wind speed, min, max, etc. Each calibration or response factor represents</w:t>
            </w:r>
            <w:r w:rsidRPr="00862325">
              <w:br/>
              <w:t xml:space="preserve"> the slope of the line between the response for</w:t>
            </w:r>
            <w:r w:rsidRPr="00862325">
              <w:br/>
              <w:t xml:space="preserve"> a given standard and the origin. The same as correction factor</w:t>
            </w:r>
            <w:r w:rsidR="007C7735">
              <w:t>.</w:t>
            </w:r>
          </w:p>
        </w:tc>
        <w:tc>
          <w:tcPr>
            <w:tcW w:w="1323" w:type="dxa"/>
            <w:noWrap/>
            <w:hideMark/>
          </w:tcPr>
          <w:p w14:paraId="74E268FB" w14:textId="77777777" w:rsidR="00BB1AAC" w:rsidRPr="00862325" w:rsidRDefault="00BB1AAC" w:rsidP="00AF720F">
            <w:r w:rsidRPr="00862325">
              <w:t>Value</w:t>
            </w:r>
          </w:p>
        </w:tc>
        <w:tc>
          <w:tcPr>
            <w:tcW w:w="2589" w:type="dxa"/>
            <w:noWrap/>
            <w:hideMark/>
          </w:tcPr>
          <w:p w14:paraId="2CE24BC3" w14:textId="77777777" w:rsidR="00BB1AAC" w:rsidRPr="00862325" w:rsidRDefault="00BB1AAC" w:rsidP="00AF720F">
            <w:r w:rsidRPr="00862325">
              <w:t>1/1/1900</w:t>
            </w:r>
          </w:p>
        </w:tc>
      </w:tr>
      <w:tr w:rsidR="00BB1AAC" w:rsidRPr="00862325" w14:paraId="25A45769" w14:textId="77777777" w:rsidTr="002E0144">
        <w:trPr>
          <w:trHeight w:val="300"/>
        </w:trPr>
        <w:tc>
          <w:tcPr>
            <w:tcW w:w="2055" w:type="dxa"/>
            <w:noWrap/>
            <w:hideMark/>
          </w:tcPr>
          <w:p w14:paraId="7A3EA7DD" w14:textId="77777777" w:rsidR="00BB1AAC" w:rsidRPr="00862325" w:rsidRDefault="00BB1AAC" w:rsidP="00AF720F">
            <w:r w:rsidRPr="00862325">
              <w:t>Most Recent Date Calibrated</w:t>
            </w:r>
          </w:p>
        </w:tc>
        <w:tc>
          <w:tcPr>
            <w:tcW w:w="1270" w:type="dxa"/>
            <w:noWrap/>
            <w:hideMark/>
          </w:tcPr>
          <w:p w14:paraId="50BAD314" w14:textId="77777777" w:rsidR="00BB1AAC" w:rsidRPr="00862325" w:rsidRDefault="00BB1AAC" w:rsidP="00AF720F">
            <w:r w:rsidRPr="00862325">
              <w:t>N</w:t>
            </w:r>
          </w:p>
        </w:tc>
        <w:tc>
          <w:tcPr>
            <w:tcW w:w="1782" w:type="dxa"/>
            <w:noWrap/>
            <w:hideMark/>
          </w:tcPr>
          <w:p w14:paraId="2A408D25" w14:textId="0F265C1E" w:rsidR="00BB1AAC" w:rsidRPr="00862325" w:rsidRDefault="00BB1AAC" w:rsidP="00AF720F">
            <w:r w:rsidRPr="00862325">
              <w:t>The date of the last calibration</w:t>
            </w:r>
            <w:r w:rsidR="007C7735">
              <w:t>.</w:t>
            </w:r>
          </w:p>
        </w:tc>
        <w:tc>
          <w:tcPr>
            <w:tcW w:w="1323" w:type="dxa"/>
            <w:noWrap/>
            <w:hideMark/>
          </w:tcPr>
          <w:p w14:paraId="097386FB" w14:textId="77777777" w:rsidR="00BB1AAC" w:rsidRPr="00862325" w:rsidRDefault="00BB1AAC" w:rsidP="00AF720F">
            <w:r w:rsidRPr="00862325">
              <w:t>Value and Unit</w:t>
            </w:r>
          </w:p>
        </w:tc>
        <w:tc>
          <w:tcPr>
            <w:tcW w:w="2589" w:type="dxa"/>
            <w:noWrap/>
            <w:hideMark/>
          </w:tcPr>
          <w:p w14:paraId="300E0A0D" w14:textId="77777777" w:rsidR="00BB1AAC" w:rsidRPr="00862325" w:rsidRDefault="00BB1AAC" w:rsidP="00AF720F">
            <w:r w:rsidRPr="00862325">
              <w:t>5/7/2015</w:t>
            </w:r>
          </w:p>
        </w:tc>
      </w:tr>
      <w:tr w:rsidR="00BB1AAC" w:rsidRPr="00862325" w14:paraId="01C42E59" w14:textId="77777777" w:rsidTr="002E0144">
        <w:trPr>
          <w:trHeight w:val="300"/>
        </w:trPr>
        <w:tc>
          <w:tcPr>
            <w:tcW w:w="2055" w:type="dxa"/>
            <w:noWrap/>
            <w:hideMark/>
          </w:tcPr>
          <w:p w14:paraId="2CBA23F3" w14:textId="77777777" w:rsidR="00BB1AAC" w:rsidRPr="00862325" w:rsidRDefault="00BB1AAC" w:rsidP="00AF720F">
            <w:r w:rsidRPr="00862325">
              <w:t>Minimum Value Calibrated</w:t>
            </w:r>
          </w:p>
        </w:tc>
        <w:tc>
          <w:tcPr>
            <w:tcW w:w="1270" w:type="dxa"/>
            <w:noWrap/>
            <w:hideMark/>
          </w:tcPr>
          <w:p w14:paraId="7C01DBB8" w14:textId="77777777" w:rsidR="00BB1AAC" w:rsidRPr="00862325" w:rsidRDefault="00BB1AAC" w:rsidP="00AF720F">
            <w:r w:rsidRPr="00862325">
              <w:t>N</w:t>
            </w:r>
          </w:p>
        </w:tc>
        <w:tc>
          <w:tcPr>
            <w:tcW w:w="1782" w:type="dxa"/>
            <w:noWrap/>
            <w:hideMark/>
          </w:tcPr>
          <w:p w14:paraId="6E5715C1" w14:textId="37E653FE" w:rsidR="00BB1AAC" w:rsidRPr="00862325" w:rsidRDefault="00BB1AAC" w:rsidP="00AF720F">
            <w:r w:rsidRPr="00862325">
              <w:t>The minimum value the manufacturer found</w:t>
            </w:r>
            <w:r w:rsidR="007C7735">
              <w:t>.</w:t>
            </w:r>
          </w:p>
        </w:tc>
        <w:tc>
          <w:tcPr>
            <w:tcW w:w="1323" w:type="dxa"/>
            <w:noWrap/>
            <w:hideMark/>
          </w:tcPr>
          <w:p w14:paraId="1DEA8D51" w14:textId="77777777" w:rsidR="00BB1AAC" w:rsidRPr="00862325" w:rsidRDefault="00BB1AAC" w:rsidP="00AF720F">
            <w:r w:rsidRPr="00862325">
              <w:t>Value and Unit</w:t>
            </w:r>
          </w:p>
        </w:tc>
        <w:tc>
          <w:tcPr>
            <w:tcW w:w="2589" w:type="dxa"/>
            <w:noWrap/>
            <w:hideMark/>
          </w:tcPr>
          <w:p w14:paraId="4A3C2E2C" w14:textId="77777777" w:rsidR="00BB1AAC" w:rsidRPr="00862325" w:rsidRDefault="00BB1AAC" w:rsidP="00AF720F">
            <w:r w:rsidRPr="00862325">
              <w:t>.5 micrograms/cubic meters</w:t>
            </w:r>
          </w:p>
        </w:tc>
      </w:tr>
      <w:tr w:rsidR="00BB1AAC" w:rsidRPr="00862325" w14:paraId="5589B77C" w14:textId="77777777" w:rsidTr="002E0144">
        <w:trPr>
          <w:trHeight w:val="300"/>
        </w:trPr>
        <w:tc>
          <w:tcPr>
            <w:tcW w:w="2055" w:type="dxa"/>
            <w:noWrap/>
            <w:hideMark/>
          </w:tcPr>
          <w:p w14:paraId="5E32B012" w14:textId="77777777" w:rsidR="00BB1AAC" w:rsidRPr="00862325" w:rsidRDefault="00BB1AAC" w:rsidP="00AF720F">
            <w:r w:rsidRPr="00862325">
              <w:t>Maximum Value Calibrated</w:t>
            </w:r>
          </w:p>
        </w:tc>
        <w:tc>
          <w:tcPr>
            <w:tcW w:w="1270" w:type="dxa"/>
            <w:noWrap/>
            <w:hideMark/>
          </w:tcPr>
          <w:p w14:paraId="59999508" w14:textId="77777777" w:rsidR="00BB1AAC" w:rsidRPr="00862325" w:rsidRDefault="00BB1AAC" w:rsidP="00AF720F">
            <w:r w:rsidRPr="00862325">
              <w:t>N</w:t>
            </w:r>
          </w:p>
        </w:tc>
        <w:tc>
          <w:tcPr>
            <w:tcW w:w="1782" w:type="dxa"/>
            <w:noWrap/>
            <w:hideMark/>
          </w:tcPr>
          <w:p w14:paraId="73F7335D" w14:textId="7ADEBA59" w:rsidR="00BB1AAC" w:rsidRPr="00862325" w:rsidRDefault="00BB1AAC" w:rsidP="00AF720F">
            <w:r w:rsidRPr="00862325">
              <w:t>The maximum value the manufacturer found</w:t>
            </w:r>
            <w:r w:rsidR="007C7735">
              <w:t>.</w:t>
            </w:r>
          </w:p>
        </w:tc>
        <w:tc>
          <w:tcPr>
            <w:tcW w:w="1323" w:type="dxa"/>
            <w:noWrap/>
            <w:hideMark/>
          </w:tcPr>
          <w:p w14:paraId="6D7A605B" w14:textId="77777777" w:rsidR="00BB1AAC" w:rsidRPr="00862325" w:rsidRDefault="00BB1AAC" w:rsidP="00AF720F">
            <w:r w:rsidRPr="00862325">
              <w:t>Value and Unit</w:t>
            </w:r>
          </w:p>
        </w:tc>
        <w:tc>
          <w:tcPr>
            <w:tcW w:w="2589" w:type="dxa"/>
            <w:noWrap/>
            <w:hideMark/>
          </w:tcPr>
          <w:p w14:paraId="0ACF80B8" w14:textId="77777777" w:rsidR="00BB1AAC" w:rsidRPr="00862325" w:rsidRDefault="00BB1AAC" w:rsidP="00AF720F">
            <w:r w:rsidRPr="00862325">
              <w:t>13 micrograms/cubic meters</w:t>
            </w:r>
          </w:p>
        </w:tc>
      </w:tr>
      <w:tr w:rsidR="00BB1AAC" w:rsidRPr="00862325" w14:paraId="02843B75" w14:textId="77777777" w:rsidTr="002E0144">
        <w:trPr>
          <w:trHeight w:val="300"/>
        </w:trPr>
        <w:tc>
          <w:tcPr>
            <w:tcW w:w="2055" w:type="dxa"/>
            <w:noWrap/>
            <w:hideMark/>
          </w:tcPr>
          <w:p w14:paraId="1F50E312" w14:textId="77777777" w:rsidR="00BB1AAC" w:rsidRPr="00862325" w:rsidRDefault="00BB1AAC" w:rsidP="00AF720F">
            <w:r w:rsidRPr="00862325">
              <w:t>Limit of Detection</w:t>
            </w:r>
          </w:p>
        </w:tc>
        <w:tc>
          <w:tcPr>
            <w:tcW w:w="1270" w:type="dxa"/>
            <w:noWrap/>
            <w:hideMark/>
          </w:tcPr>
          <w:p w14:paraId="7D23E6E7" w14:textId="77777777" w:rsidR="00BB1AAC" w:rsidRPr="00862325" w:rsidRDefault="00BB1AAC" w:rsidP="00AF720F">
            <w:r w:rsidRPr="00862325">
              <w:t>N</w:t>
            </w:r>
          </w:p>
        </w:tc>
        <w:tc>
          <w:tcPr>
            <w:tcW w:w="1782" w:type="dxa"/>
            <w:noWrap/>
            <w:hideMark/>
          </w:tcPr>
          <w:p w14:paraId="655E230D" w14:textId="1B9A39E3" w:rsidR="00BB1AAC" w:rsidRPr="00862325" w:rsidRDefault="00BB1AAC" w:rsidP="00AF720F">
            <w:r w:rsidRPr="00862325">
              <w:t>Range in which PM sensors detect particles. Could include upper and lower limit</w:t>
            </w:r>
            <w:r w:rsidR="007C7735">
              <w:t>.</w:t>
            </w:r>
          </w:p>
        </w:tc>
        <w:tc>
          <w:tcPr>
            <w:tcW w:w="1323" w:type="dxa"/>
            <w:noWrap/>
            <w:hideMark/>
          </w:tcPr>
          <w:p w14:paraId="6773A2BB" w14:textId="77777777" w:rsidR="00BB1AAC" w:rsidRPr="00862325" w:rsidRDefault="00BB1AAC" w:rsidP="00AF720F">
            <w:r w:rsidRPr="00862325">
              <w:t>Value and Unit/Range</w:t>
            </w:r>
          </w:p>
        </w:tc>
        <w:tc>
          <w:tcPr>
            <w:tcW w:w="2589" w:type="dxa"/>
            <w:noWrap/>
            <w:hideMark/>
          </w:tcPr>
          <w:p w14:paraId="5A36C72F" w14:textId="77777777" w:rsidR="00BB1AAC" w:rsidRPr="00862325" w:rsidRDefault="00BB1AAC" w:rsidP="00AF720F">
            <w:r w:rsidRPr="00862325">
              <w:t>.5-13 micrograms/cubic meter</w:t>
            </w:r>
          </w:p>
        </w:tc>
      </w:tr>
      <w:tr w:rsidR="00BB1AAC" w:rsidRPr="00862325" w14:paraId="2D3B9C22" w14:textId="77777777" w:rsidTr="002E0144">
        <w:trPr>
          <w:trHeight w:val="300"/>
        </w:trPr>
        <w:tc>
          <w:tcPr>
            <w:tcW w:w="2055" w:type="dxa"/>
            <w:noWrap/>
            <w:hideMark/>
          </w:tcPr>
          <w:p w14:paraId="25E9A1C4" w14:textId="77777777" w:rsidR="00BB1AAC" w:rsidRPr="00862325" w:rsidRDefault="00BB1AAC" w:rsidP="00AF720F">
            <w:r w:rsidRPr="00862325">
              <w:t>Range of Operation Humidity</w:t>
            </w:r>
          </w:p>
        </w:tc>
        <w:tc>
          <w:tcPr>
            <w:tcW w:w="1270" w:type="dxa"/>
            <w:noWrap/>
            <w:hideMark/>
          </w:tcPr>
          <w:p w14:paraId="0EEFA0C5" w14:textId="77777777" w:rsidR="00BB1AAC" w:rsidRPr="00862325" w:rsidRDefault="00BB1AAC" w:rsidP="00AF720F">
            <w:r w:rsidRPr="00862325">
              <w:t>N</w:t>
            </w:r>
          </w:p>
        </w:tc>
        <w:tc>
          <w:tcPr>
            <w:tcW w:w="1782" w:type="dxa"/>
            <w:noWrap/>
            <w:hideMark/>
          </w:tcPr>
          <w:p w14:paraId="19F75167" w14:textId="571058CC" w:rsidR="00BB1AAC" w:rsidRPr="00862325" w:rsidRDefault="00BB1AAC" w:rsidP="00AF720F">
            <w:r w:rsidRPr="00862325">
              <w:t>Humidity limits for gas sensor detection. Could include upper and lower limit</w:t>
            </w:r>
            <w:r w:rsidR="007C7735">
              <w:t>.</w:t>
            </w:r>
          </w:p>
        </w:tc>
        <w:tc>
          <w:tcPr>
            <w:tcW w:w="1323" w:type="dxa"/>
            <w:noWrap/>
            <w:hideMark/>
          </w:tcPr>
          <w:p w14:paraId="3FFA99DC" w14:textId="77777777" w:rsidR="00BB1AAC" w:rsidRPr="00862325" w:rsidRDefault="00BB1AAC" w:rsidP="00AF720F">
            <w:r w:rsidRPr="00862325">
              <w:t>Value and Unit</w:t>
            </w:r>
          </w:p>
        </w:tc>
        <w:tc>
          <w:tcPr>
            <w:tcW w:w="2589" w:type="dxa"/>
            <w:noWrap/>
            <w:hideMark/>
          </w:tcPr>
          <w:p w14:paraId="0BED64AB" w14:textId="77777777" w:rsidR="00BB1AAC" w:rsidRPr="00862325" w:rsidRDefault="00BB1AAC" w:rsidP="00AF720F">
            <w:r w:rsidRPr="00862325">
              <w:t>0-50%</w:t>
            </w:r>
          </w:p>
        </w:tc>
      </w:tr>
      <w:tr w:rsidR="00BB1AAC" w:rsidRPr="00862325" w14:paraId="7DE8DE8D" w14:textId="77777777" w:rsidTr="002E0144">
        <w:trPr>
          <w:trHeight w:val="300"/>
        </w:trPr>
        <w:tc>
          <w:tcPr>
            <w:tcW w:w="2055" w:type="dxa"/>
            <w:noWrap/>
            <w:hideMark/>
          </w:tcPr>
          <w:p w14:paraId="62E19E0A" w14:textId="77777777" w:rsidR="00BB1AAC" w:rsidRPr="00862325" w:rsidRDefault="00BB1AAC" w:rsidP="00AF720F">
            <w:r w:rsidRPr="00862325">
              <w:lastRenderedPageBreak/>
              <w:t>Range of Operation Temperature</w:t>
            </w:r>
          </w:p>
        </w:tc>
        <w:tc>
          <w:tcPr>
            <w:tcW w:w="1270" w:type="dxa"/>
            <w:noWrap/>
            <w:hideMark/>
          </w:tcPr>
          <w:p w14:paraId="0478CFBC" w14:textId="77777777" w:rsidR="00BB1AAC" w:rsidRPr="00862325" w:rsidRDefault="00BB1AAC" w:rsidP="00AF720F">
            <w:r w:rsidRPr="00862325">
              <w:t>N</w:t>
            </w:r>
          </w:p>
        </w:tc>
        <w:tc>
          <w:tcPr>
            <w:tcW w:w="1782" w:type="dxa"/>
            <w:noWrap/>
            <w:hideMark/>
          </w:tcPr>
          <w:p w14:paraId="29C61A91" w14:textId="6ADEA56D" w:rsidR="00BB1AAC" w:rsidRPr="00862325" w:rsidRDefault="00BB1AAC" w:rsidP="00AF720F">
            <w:r w:rsidRPr="00862325">
              <w:t>Temperature limits for gas sensor detection. Could include upper and lower limit</w:t>
            </w:r>
            <w:r w:rsidR="007C7735">
              <w:t>.</w:t>
            </w:r>
          </w:p>
        </w:tc>
        <w:tc>
          <w:tcPr>
            <w:tcW w:w="1323" w:type="dxa"/>
            <w:noWrap/>
            <w:hideMark/>
          </w:tcPr>
          <w:p w14:paraId="2FF5FA27" w14:textId="77777777" w:rsidR="00BB1AAC" w:rsidRPr="00862325" w:rsidRDefault="00BB1AAC" w:rsidP="00AF720F">
            <w:r w:rsidRPr="00862325">
              <w:t>Value and Unit</w:t>
            </w:r>
          </w:p>
        </w:tc>
        <w:tc>
          <w:tcPr>
            <w:tcW w:w="2589" w:type="dxa"/>
            <w:noWrap/>
            <w:hideMark/>
          </w:tcPr>
          <w:p w14:paraId="0A8A7CF8" w14:textId="77777777" w:rsidR="00BB1AAC" w:rsidRPr="00862325" w:rsidRDefault="00BB1AAC" w:rsidP="00AF720F">
            <w:r w:rsidRPr="00862325">
              <w:t>0-50 Celsius</w:t>
            </w:r>
          </w:p>
        </w:tc>
      </w:tr>
      <w:tr w:rsidR="00BB1AAC" w:rsidRPr="00862325" w14:paraId="1C75CC1A" w14:textId="77777777" w:rsidTr="002E0144">
        <w:trPr>
          <w:trHeight w:val="300"/>
        </w:trPr>
        <w:tc>
          <w:tcPr>
            <w:tcW w:w="2055" w:type="dxa"/>
            <w:noWrap/>
            <w:hideMark/>
          </w:tcPr>
          <w:p w14:paraId="69AECAB8" w14:textId="77777777" w:rsidR="00BB1AAC" w:rsidRPr="00862325" w:rsidRDefault="00BB1AAC" w:rsidP="00AF720F">
            <w:r w:rsidRPr="00862325">
              <w:t>Calibration Guideline</w:t>
            </w:r>
          </w:p>
        </w:tc>
        <w:tc>
          <w:tcPr>
            <w:tcW w:w="1270" w:type="dxa"/>
            <w:noWrap/>
            <w:hideMark/>
          </w:tcPr>
          <w:p w14:paraId="71A3ECA7" w14:textId="77777777" w:rsidR="00BB1AAC" w:rsidRPr="00862325" w:rsidRDefault="00BB1AAC" w:rsidP="00AF720F">
            <w:r w:rsidRPr="00862325">
              <w:t>N</w:t>
            </w:r>
          </w:p>
        </w:tc>
        <w:tc>
          <w:tcPr>
            <w:tcW w:w="1782" w:type="dxa"/>
            <w:noWrap/>
            <w:hideMark/>
          </w:tcPr>
          <w:p w14:paraId="38BAAD84" w14:textId="77777777" w:rsidR="00BB1AAC" w:rsidRPr="00862325" w:rsidRDefault="00BB1AAC" w:rsidP="00AF720F">
            <w:r w:rsidRPr="00862325">
              <w:t xml:space="preserve">The guideline used in the calibration process. </w:t>
            </w:r>
          </w:p>
        </w:tc>
        <w:tc>
          <w:tcPr>
            <w:tcW w:w="1323" w:type="dxa"/>
            <w:noWrap/>
            <w:hideMark/>
          </w:tcPr>
          <w:p w14:paraId="6C9F7BB0" w14:textId="77777777" w:rsidR="00BB1AAC" w:rsidRPr="00862325" w:rsidRDefault="00BB1AAC" w:rsidP="00AF720F">
            <w:r w:rsidRPr="00862325">
              <w:t>Document Entity</w:t>
            </w:r>
          </w:p>
        </w:tc>
        <w:tc>
          <w:tcPr>
            <w:tcW w:w="2589" w:type="dxa"/>
            <w:noWrap/>
            <w:hideMark/>
          </w:tcPr>
          <w:p w14:paraId="3D590DDE" w14:textId="77777777" w:rsidR="00BB1AAC" w:rsidRPr="00862325" w:rsidRDefault="00BB1AAC" w:rsidP="00AF720F">
            <w:r w:rsidRPr="00862325">
              <w:t> </w:t>
            </w:r>
          </w:p>
        </w:tc>
      </w:tr>
      <w:tr w:rsidR="00BB1AAC" w:rsidRPr="00862325" w14:paraId="1F9F25F1" w14:textId="77777777" w:rsidTr="002E0144">
        <w:trPr>
          <w:trHeight w:val="300"/>
        </w:trPr>
        <w:tc>
          <w:tcPr>
            <w:tcW w:w="2055" w:type="dxa"/>
            <w:noWrap/>
            <w:hideMark/>
          </w:tcPr>
          <w:p w14:paraId="6E23BBBD" w14:textId="22FAD518" w:rsidR="00BB1AAC" w:rsidRPr="00862325" w:rsidRDefault="00BB1AAC" w:rsidP="00AF720F">
            <w:r w:rsidRPr="00862325">
              <w:t>Calibration Contact</w:t>
            </w:r>
          </w:p>
        </w:tc>
        <w:tc>
          <w:tcPr>
            <w:tcW w:w="1270" w:type="dxa"/>
            <w:noWrap/>
            <w:hideMark/>
          </w:tcPr>
          <w:p w14:paraId="6BE627A3" w14:textId="77777777" w:rsidR="00BB1AAC" w:rsidRPr="00862325" w:rsidRDefault="00BB1AAC" w:rsidP="00AF720F">
            <w:r w:rsidRPr="00862325">
              <w:t>N</w:t>
            </w:r>
          </w:p>
        </w:tc>
        <w:tc>
          <w:tcPr>
            <w:tcW w:w="1782" w:type="dxa"/>
            <w:noWrap/>
            <w:hideMark/>
          </w:tcPr>
          <w:p w14:paraId="778B7A4B" w14:textId="3D7B03E6" w:rsidR="00BB1AAC" w:rsidRPr="00862325" w:rsidRDefault="00BB1AAC" w:rsidP="00AF720F">
            <w:r w:rsidRPr="00862325">
              <w:t>The contact who did the calibration</w:t>
            </w:r>
            <w:r w:rsidR="007C7735">
              <w:t>.</w:t>
            </w:r>
          </w:p>
        </w:tc>
        <w:tc>
          <w:tcPr>
            <w:tcW w:w="1323" w:type="dxa"/>
            <w:noWrap/>
            <w:hideMark/>
          </w:tcPr>
          <w:p w14:paraId="3CDF869B" w14:textId="77777777" w:rsidR="00BB1AAC" w:rsidRPr="00862325" w:rsidRDefault="00BB1AAC" w:rsidP="00AF720F">
            <w:r w:rsidRPr="00862325">
              <w:t>Text</w:t>
            </w:r>
          </w:p>
        </w:tc>
        <w:tc>
          <w:tcPr>
            <w:tcW w:w="2589" w:type="dxa"/>
            <w:noWrap/>
            <w:hideMark/>
          </w:tcPr>
          <w:p w14:paraId="663BCFC8" w14:textId="77777777" w:rsidR="00BB1AAC" w:rsidRPr="00862325" w:rsidRDefault="00BB1AAC" w:rsidP="00AF720F">
            <w:r w:rsidRPr="00862325">
              <w:t>Kerry Kelly</w:t>
            </w:r>
          </w:p>
        </w:tc>
      </w:tr>
      <w:tr w:rsidR="00BB1AAC" w:rsidRPr="00862325" w14:paraId="33E5C49B" w14:textId="77777777" w:rsidTr="002E0144">
        <w:trPr>
          <w:trHeight w:val="300"/>
        </w:trPr>
        <w:tc>
          <w:tcPr>
            <w:tcW w:w="2055" w:type="dxa"/>
            <w:noWrap/>
            <w:hideMark/>
          </w:tcPr>
          <w:p w14:paraId="377F52D0" w14:textId="77777777" w:rsidR="00BB1AAC" w:rsidRPr="00862325" w:rsidRDefault="00BB1AAC" w:rsidP="00AF720F">
            <w:r w:rsidRPr="00862325">
              <w:t>Expiration Date/Time of Calibration</w:t>
            </w:r>
          </w:p>
        </w:tc>
        <w:tc>
          <w:tcPr>
            <w:tcW w:w="1270" w:type="dxa"/>
            <w:noWrap/>
            <w:hideMark/>
          </w:tcPr>
          <w:p w14:paraId="2A98BB3F" w14:textId="77777777" w:rsidR="00BB1AAC" w:rsidRPr="00862325" w:rsidRDefault="00BB1AAC" w:rsidP="00AF720F">
            <w:r w:rsidRPr="00862325">
              <w:t>N</w:t>
            </w:r>
          </w:p>
        </w:tc>
        <w:tc>
          <w:tcPr>
            <w:tcW w:w="1782" w:type="dxa"/>
            <w:noWrap/>
            <w:hideMark/>
          </w:tcPr>
          <w:p w14:paraId="405436E1" w14:textId="77777777" w:rsidR="00BB1AAC" w:rsidRPr="00862325" w:rsidRDefault="00BB1AAC" w:rsidP="00AF720F">
            <w:r w:rsidRPr="00862325">
              <w:t>The expire date/time of this calibration</w:t>
            </w:r>
          </w:p>
        </w:tc>
        <w:tc>
          <w:tcPr>
            <w:tcW w:w="1323" w:type="dxa"/>
            <w:noWrap/>
            <w:hideMark/>
          </w:tcPr>
          <w:p w14:paraId="79CA2B27" w14:textId="77777777" w:rsidR="00BB1AAC" w:rsidRPr="00862325" w:rsidRDefault="00BB1AAC" w:rsidP="00AF720F">
            <w:r w:rsidRPr="00862325">
              <w:t>Date and Time</w:t>
            </w:r>
          </w:p>
        </w:tc>
        <w:tc>
          <w:tcPr>
            <w:tcW w:w="2589" w:type="dxa"/>
            <w:noWrap/>
            <w:hideMark/>
          </w:tcPr>
          <w:p w14:paraId="5BE67A11" w14:textId="77777777" w:rsidR="00BB1AAC" w:rsidRPr="00862325" w:rsidRDefault="00BB1AAC" w:rsidP="00AF720F">
            <w:r w:rsidRPr="00862325">
              <w:t>5/5/2017</w:t>
            </w:r>
          </w:p>
        </w:tc>
      </w:tr>
      <w:tr w:rsidR="00BB1AAC" w:rsidRPr="00862325" w14:paraId="72775A95" w14:textId="77777777" w:rsidTr="002E0144">
        <w:trPr>
          <w:trHeight w:val="300"/>
        </w:trPr>
        <w:tc>
          <w:tcPr>
            <w:tcW w:w="2055" w:type="dxa"/>
            <w:noWrap/>
            <w:hideMark/>
          </w:tcPr>
          <w:p w14:paraId="10B42D67" w14:textId="77777777" w:rsidR="00BB1AAC" w:rsidRPr="00862325" w:rsidRDefault="00BB1AAC" w:rsidP="00AF720F">
            <w:r w:rsidRPr="00862325">
              <w:t>Period of Validity for Calibration</w:t>
            </w:r>
          </w:p>
        </w:tc>
        <w:tc>
          <w:tcPr>
            <w:tcW w:w="1270" w:type="dxa"/>
            <w:noWrap/>
            <w:hideMark/>
          </w:tcPr>
          <w:p w14:paraId="6B3E79A5" w14:textId="77777777" w:rsidR="00BB1AAC" w:rsidRPr="00862325" w:rsidRDefault="00BB1AAC" w:rsidP="00AF720F">
            <w:r w:rsidRPr="00862325">
              <w:t>N</w:t>
            </w:r>
          </w:p>
        </w:tc>
        <w:tc>
          <w:tcPr>
            <w:tcW w:w="1782" w:type="dxa"/>
            <w:noWrap/>
            <w:hideMark/>
          </w:tcPr>
          <w:p w14:paraId="56CD95BE" w14:textId="69C8AACC" w:rsidR="00BB1AAC" w:rsidRPr="00862325" w:rsidRDefault="00BB1AAC" w:rsidP="00AF720F">
            <w:r w:rsidRPr="00862325">
              <w:t>The length of time the calibration is validated</w:t>
            </w:r>
            <w:r w:rsidR="007C7735">
              <w:t>.</w:t>
            </w:r>
          </w:p>
        </w:tc>
        <w:tc>
          <w:tcPr>
            <w:tcW w:w="1323" w:type="dxa"/>
            <w:noWrap/>
            <w:hideMark/>
          </w:tcPr>
          <w:p w14:paraId="27F67BF5" w14:textId="77777777" w:rsidR="00BB1AAC" w:rsidRPr="00862325" w:rsidRDefault="00BB1AAC" w:rsidP="00AF720F">
            <w:r w:rsidRPr="00862325">
              <w:t>Value and Unit</w:t>
            </w:r>
          </w:p>
        </w:tc>
        <w:tc>
          <w:tcPr>
            <w:tcW w:w="2589" w:type="dxa"/>
            <w:noWrap/>
            <w:hideMark/>
          </w:tcPr>
          <w:p w14:paraId="35FE28FE" w14:textId="77777777" w:rsidR="00BB1AAC" w:rsidRPr="00862325" w:rsidRDefault="00BB1AAC" w:rsidP="00AF720F">
            <w:r w:rsidRPr="00862325">
              <w:t>3 months</w:t>
            </w:r>
          </w:p>
        </w:tc>
      </w:tr>
      <w:tr w:rsidR="00BB1AAC" w:rsidRPr="00862325" w14:paraId="53D20C94" w14:textId="77777777" w:rsidTr="002E0144">
        <w:trPr>
          <w:trHeight w:val="300"/>
        </w:trPr>
        <w:tc>
          <w:tcPr>
            <w:tcW w:w="2055" w:type="dxa"/>
            <w:noWrap/>
            <w:hideMark/>
          </w:tcPr>
          <w:p w14:paraId="67DAFCD0" w14:textId="77777777" w:rsidR="00BB1AAC" w:rsidRPr="00862325" w:rsidRDefault="00BB1AAC" w:rsidP="00AF720F">
            <w:r w:rsidRPr="00862325">
              <w:t>Required Calibration Frequency</w:t>
            </w:r>
          </w:p>
        </w:tc>
        <w:tc>
          <w:tcPr>
            <w:tcW w:w="1270" w:type="dxa"/>
            <w:noWrap/>
            <w:hideMark/>
          </w:tcPr>
          <w:p w14:paraId="5721ACF9" w14:textId="77777777" w:rsidR="00BB1AAC" w:rsidRPr="00862325" w:rsidRDefault="00BB1AAC" w:rsidP="00AF720F">
            <w:r w:rsidRPr="00862325">
              <w:t>N</w:t>
            </w:r>
          </w:p>
        </w:tc>
        <w:tc>
          <w:tcPr>
            <w:tcW w:w="1782" w:type="dxa"/>
            <w:noWrap/>
            <w:hideMark/>
          </w:tcPr>
          <w:p w14:paraId="41F5BE80" w14:textId="0E0DE659" w:rsidR="00BB1AAC" w:rsidRPr="00862325" w:rsidRDefault="00BB1AAC" w:rsidP="00AF720F">
            <w:r w:rsidRPr="00862325">
              <w:t>The frequency of calibration</w:t>
            </w:r>
            <w:r w:rsidR="007C7735">
              <w:t>.</w:t>
            </w:r>
          </w:p>
        </w:tc>
        <w:tc>
          <w:tcPr>
            <w:tcW w:w="1323" w:type="dxa"/>
            <w:noWrap/>
            <w:hideMark/>
          </w:tcPr>
          <w:p w14:paraId="0B99F983" w14:textId="77777777" w:rsidR="00BB1AAC" w:rsidRPr="00862325" w:rsidRDefault="00BB1AAC" w:rsidP="00AF720F">
            <w:r w:rsidRPr="00862325">
              <w:t>Value and Unit</w:t>
            </w:r>
          </w:p>
        </w:tc>
        <w:tc>
          <w:tcPr>
            <w:tcW w:w="2589" w:type="dxa"/>
            <w:noWrap/>
            <w:hideMark/>
          </w:tcPr>
          <w:p w14:paraId="2D05D53B" w14:textId="77777777" w:rsidR="00BB1AAC" w:rsidRPr="00862325" w:rsidRDefault="00BB1AAC" w:rsidP="00AF720F">
            <w:r w:rsidRPr="00862325">
              <w:t>every 3 months</w:t>
            </w:r>
          </w:p>
        </w:tc>
      </w:tr>
      <w:tr w:rsidR="00BB1AAC" w:rsidRPr="00862325" w14:paraId="4822314C" w14:textId="77777777" w:rsidTr="002E0144">
        <w:trPr>
          <w:trHeight w:val="300"/>
        </w:trPr>
        <w:tc>
          <w:tcPr>
            <w:tcW w:w="2055" w:type="dxa"/>
            <w:noWrap/>
            <w:hideMark/>
          </w:tcPr>
          <w:p w14:paraId="3C3962EE" w14:textId="77777777" w:rsidR="00BB1AAC" w:rsidRPr="00862325" w:rsidRDefault="00BB1AAC" w:rsidP="00AF720F">
            <w:r w:rsidRPr="00862325">
              <w:t>Cleaning/Maintenance Date</w:t>
            </w:r>
          </w:p>
        </w:tc>
        <w:tc>
          <w:tcPr>
            <w:tcW w:w="1270" w:type="dxa"/>
            <w:noWrap/>
            <w:hideMark/>
          </w:tcPr>
          <w:p w14:paraId="00952426" w14:textId="77777777" w:rsidR="00BB1AAC" w:rsidRPr="00862325" w:rsidRDefault="00BB1AAC" w:rsidP="00AF720F">
            <w:r w:rsidRPr="00862325">
              <w:t>N</w:t>
            </w:r>
          </w:p>
        </w:tc>
        <w:tc>
          <w:tcPr>
            <w:tcW w:w="1782" w:type="dxa"/>
            <w:noWrap/>
            <w:hideMark/>
          </w:tcPr>
          <w:p w14:paraId="7498778E" w14:textId="37A1D3C2" w:rsidR="00BB1AAC" w:rsidRPr="00862325" w:rsidRDefault="00BB1AAC" w:rsidP="00AF720F">
            <w:r w:rsidRPr="00862325">
              <w:t>The time the instrument is cleaned/maintained</w:t>
            </w:r>
            <w:r w:rsidR="007C7735">
              <w:t>.</w:t>
            </w:r>
          </w:p>
        </w:tc>
        <w:tc>
          <w:tcPr>
            <w:tcW w:w="1323" w:type="dxa"/>
            <w:noWrap/>
            <w:hideMark/>
          </w:tcPr>
          <w:p w14:paraId="182F73CE" w14:textId="77777777" w:rsidR="00BB1AAC" w:rsidRPr="00862325" w:rsidRDefault="00BB1AAC" w:rsidP="00AF720F">
            <w:r w:rsidRPr="00862325">
              <w:t>String</w:t>
            </w:r>
          </w:p>
        </w:tc>
        <w:tc>
          <w:tcPr>
            <w:tcW w:w="2589" w:type="dxa"/>
            <w:noWrap/>
            <w:hideMark/>
          </w:tcPr>
          <w:p w14:paraId="6F7A7688" w14:textId="77777777" w:rsidR="00BB1AAC" w:rsidRPr="00862325" w:rsidRDefault="00BB1AAC" w:rsidP="00AF720F">
            <w:r w:rsidRPr="00862325">
              <w:t>06/24/2016</w:t>
            </w:r>
          </w:p>
        </w:tc>
      </w:tr>
      <w:tr w:rsidR="00BB1AAC" w:rsidRPr="00862325" w14:paraId="00B10AE0" w14:textId="77777777" w:rsidTr="002E0144">
        <w:trPr>
          <w:trHeight w:val="300"/>
        </w:trPr>
        <w:tc>
          <w:tcPr>
            <w:tcW w:w="2055" w:type="dxa"/>
            <w:noWrap/>
            <w:hideMark/>
          </w:tcPr>
          <w:p w14:paraId="62CA0E0B" w14:textId="77777777" w:rsidR="00BB1AAC" w:rsidRPr="00862325" w:rsidRDefault="00BB1AAC" w:rsidP="00AF720F">
            <w:r w:rsidRPr="00862325">
              <w:t>Cleaning/Maintenance Method</w:t>
            </w:r>
          </w:p>
        </w:tc>
        <w:tc>
          <w:tcPr>
            <w:tcW w:w="1270" w:type="dxa"/>
            <w:noWrap/>
            <w:hideMark/>
          </w:tcPr>
          <w:p w14:paraId="7C89A93D" w14:textId="77777777" w:rsidR="00BB1AAC" w:rsidRPr="00862325" w:rsidRDefault="00BB1AAC" w:rsidP="00AF720F">
            <w:r w:rsidRPr="00862325">
              <w:t>N</w:t>
            </w:r>
          </w:p>
        </w:tc>
        <w:tc>
          <w:tcPr>
            <w:tcW w:w="1782" w:type="dxa"/>
            <w:noWrap/>
            <w:hideMark/>
          </w:tcPr>
          <w:p w14:paraId="482E82EB" w14:textId="2990449F" w:rsidR="00BB1AAC" w:rsidRPr="00862325" w:rsidRDefault="00BB1AAC" w:rsidP="00AF720F">
            <w:r w:rsidRPr="00862325">
              <w:t>The method with which the instrument is cleaned/maintained</w:t>
            </w:r>
            <w:r w:rsidR="007C7735">
              <w:t>.</w:t>
            </w:r>
            <w:r w:rsidRPr="00862325">
              <w:t xml:space="preserve"> </w:t>
            </w:r>
          </w:p>
        </w:tc>
        <w:tc>
          <w:tcPr>
            <w:tcW w:w="1323" w:type="dxa"/>
            <w:noWrap/>
            <w:hideMark/>
          </w:tcPr>
          <w:p w14:paraId="3B6151A8" w14:textId="77777777" w:rsidR="00BB1AAC" w:rsidRPr="00862325" w:rsidRDefault="00BB1AAC" w:rsidP="00AF720F">
            <w:r w:rsidRPr="00862325">
              <w:t>String</w:t>
            </w:r>
          </w:p>
        </w:tc>
        <w:tc>
          <w:tcPr>
            <w:tcW w:w="2589" w:type="dxa"/>
            <w:noWrap/>
            <w:hideMark/>
          </w:tcPr>
          <w:p w14:paraId="1F865D2B" w14:textId="77777777" w:rsidR="00BB1AAC" w:rsidRPr="00862325" w:rsidRDefault="00BB1AAC" w:rsidP="00AF720F">
            <w:r w:rsidRPr="00862325">
              <w:t>Clean with compressed air</w:t>
            </w:r>
          </w:p>
        </w:tc>
      </w:tr>
    </w:tbl>
    <w:p w14:paraId="6F305DE2" w14:textId="77777777" w:rsidR="00AD4CCC" w:rsidRDefault="00AD4CCC">
      <w:pPr>
        <w:ind w:left="720"/>
      </w:pPr>
    </w:p>
    <w:p w14:paraId="2D8E9F37" w14:textId="77777777" w:rsidR="00AD4CCC" w:rsidRDefault="009F3290" w:rsidP="00E26FAE">
      <w:pPr>
        <w:numPr>
          <w:ilvl w:val="2"/>
          <w:numId w:val="10"/>
        </w:numPr>
        <w:ind w:left="720" w:hanging="180"/>
        <w:contextualSpacing/>
        <w:jc w:val="both"/>
      </w:pPr>
      <w:r>
        <w:t xml:space="preserve">Conventions </w:t>
      </w:r>
    </w:p>
    <w:p w14:paraId="537EBB0D" w14:textId="77777777" w:rsidR="00AD4CCC" w:rsidRDefault="009F3290" w:rsidP="00E26FAE">
      <w:pPr>
        <w:numPr>
          <w:ilvl w:val="0"/>
          <w:numId w:val="2"/>
        </w:numPr>
        <w:ind w:left="720" w:hanging="180"/>
        <w:contextualSpacing/>
        <w:jc w:val="both"/>
      </w:pPr>
      <w:r>
        <w:t>Each Calibration will have a unique Calibration ID.</w:t>
      </w:r>
    </w:p>
    <w:p w14:paraId="3FDAB2CC" w14:textId="77777777" w:rsidR="00AD4CCC" w:rsidRDefault="009F3290" w:rsidP="00E26FAE">
      <w:pPr>
        <w:numPr>
          <w:ilvl w:val="0"/>
          <w:numId w:val="2"/>
        </w:numPr>
        <w:ind w:left="720" w:hanging="180"/>
        <w:contextualSpacing/>
        <w:jc w:val="both"/>
      </w:pPr>
      <w:r>
        <w:rPr>
          <w:color w:val="222222"/>
          <w:highlight w:val="white"/>
        </w:rPr>
        <w:t xml:space="preserve">The instrument that is being calibrated is called Calibrated Instrument, whereas the instrument used as a standard is called Controlled Device. </w:t>
      </w:r>
    </w:p>
    <w:p w14:paraId="440A041E" w14:textId="77777777" w:rsidR="00AD4CCC" w:rsidRDefault="009F3290" w:rsidP="00E26FAE">
      <w:pPr>
        <w:numPr>
          <w:ilvl w:val="0"/>
          <w:numId w:val="2"/>
        </w:numPr>
        <w:ind w:left="720" w:hanging="180"/>
        <w:contextualSpacing/>
        <w:jc w:val="both"/>
      </w:pPr>
      <w:r>
        <w:t xml:space="preserve">The Deployment Instrument ID of the Calibrated Instrument is an internal identifier (foreign key) referring the instrument being calibrated. This ID can be used to link the calibration with the information of the instrument being calibrated. </w:t>
      </w:r>
    </w:p>
    <w:p w14:paraId="4F4CBBBA" w14:textId="77777777" w:rsidR="00AD4CCC" w:rsidRDefault="009F3290" w:rsidP="00E26FAE">
      <w:pPr>
        <w:numPr>
          <w:ilvl w:val="0"/>
          <w:numId w:val="2"/>
        </w:numPr>
        <w:ind w:left="720" w:hanging="180"/>
        <w:contextualSpacing/>
        <w:jc w:val="both"/>
      </w:pPr>
      <w:r>
        <w:t xml:space="preserve">The Deployment Instrument ID of the Controlled Device is an internal identifier (foreign key) referring the Controlled Device. This ID can be used to find the information of the Controlled Device. </w:t>
      </w:r>
    </w:p>
    <w:p w14:paraId="634BD110" w14:textId="4EEE0547" w:rsidR="00AD4CCC" w:rsidRDefault="00D47FF6" w:rsidP="00E375B5">
      <w:pPr>
        <w:pStyle w:val="Heading2"/>
        <w:numPr>
          <w:ilvl w:val="1"/>
          <w:numId w:val="10"/>
        </w:numPr>
        <w:ind w:left="540" w:firstLine="0"/>
        <w:jc w:val="both"/>
      </w:pPr>
      <w:bookmarkStart w:id="62" w:name="h.j62ks14sqrn" w:colFirst="0" w:colLast="0"/>
      <w:bookmarkStart w:id="63" w:name="h.ybl2989d8f3e" w:colFirst="0" w:colLast="0"/>
      <w:bookmarkStart w:id="64" w:name="_Toc465089044"/>
      <w:bookmarkEnd w:id="62"/>
      <w:bookmarkEnd w:id="63"/>
      <w:r>
        <w:t>Environment</w:t>
      </w:r>
      <w:bookmarkEnd w:id="64"/>
    </w:p>
    <w:p w14:paraId="6EA02CE0" w14:textId="0AC0891C" w:rsidR="00AD4CCC" w:rsidRDefault="009F3290" w:rsidP="0054354A">
      <w:pPr>
        <w:ind w:firstLine="720"/>
        <w:jc w:val="both"/>
      </w:pPr>
      <w:r>
        <w:t xml:space="preserve">The </w:t>
      </w:r>
      <w:r w:rsidR="00E375B5">
        <w:t>Environment</w:t>
      </w:r>
      <w:r>
        <w:t xml:space="preserve"> data element is a list of metadata elements used to describe how the instrument is deployed within a particular environment and settings. </w:t>
      </w:r>
    </w:p>
    <w:p w14:paraId="10D8F4B5" w14:textId="77777777" w:rsidR="0054354A" w:rsidRDefault="0054354A" w:rsidP="0054354A"/>
    <w:p w14:paraId="6E308457" w14:textId="27CD45FC" w:rsidR="0054354A" w:rsidRDefault="0054354A" w:rsidP="0054354A">
      <w:pPr>
        <w:pStyle w:val="Caption"/>
        <w:spacing w:after="0"/>
        <w:jc w:val="both"/>
      </w:pPr>
      <w:bookmarkStart w:id="65" w:name="_Toc465088952"/>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13</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 xml:space="preserve">Environment </w:t>
      </w:r>
      <w:r w:rsidRPr="000C1D6C">
        <w:rPr>
          <w:i w:val="0"/>
          <w:color w:val="auto"/>
          <w:sz w:val="22"/>
          <w:szCs w:val="22"/>
        </w:rPr>
        <w:t>entity details.</w:t>
      </w:r>
      <w:bookmarkEnd w:id="65"/>
    </w:p>
    <w:tbl>
      <w:tblPr>
        <w:tblStyle w:val="TableGrid"/>
        <w:tblW w:w="0" w:type="auto"/>
        <w:tblLook w:val="04A0" w:firstRow="1" w:lastRow="0" w:firstColumn="1" w:lastColumn="0" w:noHBand="0" w:noVBand="1"/>
      </w:tblPr>
      <w:tblGrid>
        <w:gridCol w:w="2309"/>
        <w:gridCol w:w="1460"/>
        <w:gridCol w:w="2272"/>
        <w:gridCol w:w="1252"/>
        <w:gridCol w:w="1726"/>
        <w:tblGridChange w:id="66">
          <w:tblGrid>
            <w:gridCol w:w="2309"/>
            <w:gridCol w:w="1460"/>
            <w:gridCol w:w="2272"/>
            <w:gridCol w:w="1252"/>
            <w:gridCol w:w="1726"/>
          </w:tblGrid>
        </w:tblGridChange>
      </w:tblGrid>
      <w:tr w:rsidR="0054354A" w:rsidRPr="0092748F" w14:paraId="43DFA06D" w14:textId="77777777" w:rsidTr="0054354A">
        <w:trPr>
          <w:trHeight w:val="315"/>
        </w:trPr>
        <w:tc>
          <w:tcPr>
            <w:tcW w:w="2338" w:type="dxa"/>
            <w:shd w:val="clear" w:color="auto" w:fill="F2F2F2" w:themeFill="background1" w:themeFillShade="F2"/>
            <w:noWrap/>
            <w:vAlign w:val="center"/>
            <w:hideMark/>
          </w:tcPr>
          <w:p w14:paraId="3DE79AB3" w14:textId="0E98B66F" w:rsidR="00E45C65" w:rsidRPr="002749BA" w:rsidRDefault="00E45C65" w:rsidP="0054354A">
            <w:pPr>
              <w:jc w:val="center"/>
              <w:rPr>
                <w:b/>
              </w:rPr>
            </w:pPr>
            <w:r w:rsidRPr="002749BA">
              <w:rPr>
                <w:b/>
              </w:rPr>
              <w:t xml:space="preserve">Data </w:t>
            </w:r>
            <w:r w:rsidR="00E375B5" w:rsidRPr="002749BA">
              <w:rPr>
                <w:b/>
              </w:rPr>
              <w:t>E</w:t>
            </w:r>
            <w:r w:rsidRPr="002749BA">
              <w:rPr>
                <w:b/>
              </w:rPr>
              <w:t>lement</w:t>
            </w:r>
          </w:p>
        </w:tc>
        <w:tc>
          <w:tcPr>
            <w:tcW w:w="1477" w:type="dxa"/>
            <w:shd w:val="clear" w:color="auto" w:fill="F2F2F2" w:themeFill="background1" w:themeFillShade="F2"/>
            <w:noWrap/>
            <w:vAlign w:val="center"/>
            <w:hideMark/>
          </w:tcPr>
          <w:p w14:paraId="79268C81" w14:textId="77777777" w:rsidR="00E45C65" w:rsidRPr="002749BA" w:rsidRDefault="00E45C65" w:rsidP="0054354A">
            <w:pPr>
              <w:jc w:val="center"/>
              <w:rPr>
                <w:b/>
              </w:rPr>
            </w:pPr>
            <w:r w:rsidRPr="002749BA">
              <w:rPr>
                <w:b/>
              </w:rPr>
              <w:t>Required</w:t>
            </w:r>
          </w:p>
        </w:tc>
        <w:tc>
          <w:tcPr>
            <w:tcW w:w="2300" w:type="dxa"/>
            <w:shd w:val="clear" w:color="auto" w:fill="F2F2F2" w:themeFill="background1" w:themeFillShade="F2"/>
            <w:noWrap/>
            <w:vAlign w:val="center"/>
            <w:hideMark/>
          </w:tcPr>
          <w:p w14:paraId="56E93C01" w14:textId="6D739C7A" w:rsidR="00E45C65" w:rsidRPr="002749BA" w:rsidRDefault="00E375B5" w:rsidP="0054354A">
            <w:pPr>
              <w:jc w:val="center"/>
              <w:rPr>
                <w:b/>
              </w:rPr>
            </w:pPr>
            <w:r w:rsidRPr="002749BA">
              <w:rPr>
                <w:b/>
              </w:rPr>
              <w:t>D</w:t>
            </w:r>
            <w:r w:rsidR="00E45C65" w:rsidRPr="002749BA">
              <w:rPr>
                <w:b/>
              </w:rPr>
              <w:t>escription</w:t>
            </w:r>
          </w:p>
        </w:tc>
        <w:tc>
          <w:tcPr>
            <w:tcW w:w="1266" w:type="dxa"/>
            <w:shd w:val="clear" w:color="auto" w:fill="F2F2F2" w:themeFill="background1" w:themeFillShade="F2"/>
            <w:noWrap/>
            <w:vAlign w:val="center"/>
            <w:hideMark/>
          </w:tcPr>
          <w:p w14:paraId="4CAFD80A" w14:textId="46AAB609" w:rsidR="00E45C65" w:rsidRPr="002749BA" w:rsidRDefault="00E375B5" w:rsidP="0054354A">
            <w:pPr>
              <w:jc w:val="center"/>
              <w:rPr>
                <w:b/>
              </w:rPr>
            </w:pPr>
            <w:r w:rsidRPr="002749BA">
              <w:rPr>
                <w:b/>
              </w:rPr>
              <w:t>D</w:t>
            </w:r>
            <w:r w:rsidR="00E45C65" w:rsidRPr="002749BA">
              <w:rPr>
                <w:b/>
              </w:rPr>
              <w:t xml:space="preserve">ata </w:t>
            </w:r>
            <w:r w:rsidRPr="002749BA">
              <w:rPr>
                <w:b/>
              </w:rPr>
              <w:t>T</w:t>
            </w:r>
            <w:r w:rsidR="00E45C65" w:rsidRPr="002749BA">
              <w:rPr>
                <w:b/>
              </w:rPr>
              <w:t>ype</w:t>
            </w:r>
          </w:p>
        </w:tc>
        <w:tc>
          <w:tcPr>
            <w:tcW w:w="1638" w:type="dxa"/>
            <w:shd w:val="clear" w:color="auto" w:fill="F2F2F2" w:themeFill="background1" w:themeFillShade="F2"/>
            <w:noWrap/>
            <w:vAlign w:val="center"/>
            <w:hideMark/>
          </w:tcPr>
          <w:p w14:paraId="10FFE422" w14:textId="3165A4B3" w:rsidR="00E45C65" w:rsidRPr="002749BA" w:rsidRDefault="00E375B5" w:rsidP="0054354A">
            <w:pPr>
              <w:jc w:val="center"/>
              <w:rPr>
                <w:b/>
              </w:rPr>
            </w:pPr>
            <w:r w:rsidRPr="002749BA">
              <w:rPr>
                <w:b/>
              </w:rPr>
              <w:t>E</w:t>
            </w:r>
            <w:r w:rsidR="00E45C65" w:rsidRPr="002749BA">
              <w:rPr>
                <w:b/>
              </w:rPr>
              <w:t xml:space="preserve">xample </w:t>
            </w:r>
            <w:r w:rsidRPr="002749BA">
              <w:rPr>
                <w:b/>
              </w:rPr>
              <w:t>V</w:t>
            </w:r>
            <w:r w:rsidR="00E45C65" w:rsidRPr="002749BA">
              <w:rPr>
                <w:b/>
              </w:rPr>
              <w:t>alue</w:t>
            </w:r>
          </w:p>
        </w:tc>
      </w:tr>
      <w:tr w:rsidR="006F3335" w:rsidRPr="0092748F" w14:paraId="539C3576" w14:textId="77777777" w:rsidTr="0054354A">
        <w:trPr>
          <w:trHeight w:val="315"/>
        </w:trPr>
        <w:tc>
          <w:tcPr>
            <w:tcW w:w="2338" w:type="dxa"/>
            <w:noWrap/>
            <w:hideMark/>
          </w:tcPr>
          <w:p w14:paraId="751A58A6" w14:textId="33540697" w:rsidR="00E45C65" w:rsidRPr="0092748F" w:rsidRDefault="006F3335" w:rsidP="00AF720F">
            <w:r>
              <w:t>Environment</w:t>
            </w:r>
            <w:r w:rsidR="00E45C65" w:rsidRPr="0092748F">
              <w:t xml:space="preserve"> ID</w:t>
            </w:r>
          </w:p>
        </w:tc>
        <w:tc>
          <w:tcPr>
            <w:tcW w:w="1477" w:type="dxa"/>
            <w:noWrap/>
            <w:hideMark/>
          </w:tcPr>
          <w:p w14:paraId="0EC7DD75" w14:textId="77777777" w:rsidR="00E45C65" w:rsidRPr="0092748F" w:rsidRDefault="00E45C65" w:rsidP="00AF720F">
            <w:r w:rsidRPr="0092748F">
              <w:t>Y</w:t>
            </w:r>
          </w:p>
        </w:tc>
        <w:tc>
          <w:tcPr>
            <w:tcW w:w="2300" w:type="dxa"/>
            <w:noWrap/>
            <w:hideMark/>
          </w:tcPr>
          <w:p w14:paraId="24877C71" w14:textId="0DA3D7E2" w:rsidR="00E45C65" w:rsidRPr="0092748F" w:rsidRDefault="00E45C65" w:rsidP="00AF720F">
            <w:r w:rsidRPr="0092748F">
              <w:t xml:space="preserve">The unique ID to identify the setting of </w:t>
            </w:r>
            <w:r w:rsidRPr="0092748F">
              <w:lastRenderedPageBreak/>
              <w:t>the setup and the field</w:t>
            </w:r>
            <w:r w:rsidR="006F3335">
              <w:t>.</w:t>
            </w:r>
          </w:p>
        </w:tc>
        <w:tc>
          <w:tcPr>
            <w:tcW w:w="1266" w:type="dxa"/>
            <w:noWrap/>
            <w:hideMark/>
          </w:tcPr>
          <w:p w14:paraId="7CBDB198" w14:textId="77777777" w:rsidR="00E45C65" w:rsidRPr="0092748F" w:rsidRDefault="00E45C65" w:rsidP="00AF720F">
            <w:r w:rsidRPr="0092748F">
              <w:lastRenderedPageBreak/>
              <w:t>ID</w:t>
            </w:r>
          </w:p>
        </w:tc>
        <w:tc>
          <w:tcPr>
            <w:tcW w:w="1638" w:type="dxa"/>
            <w:noWrap/>
            <w:hideMark/>
          </w:tcPr>
          <w:p w14:paraId="14531D6A" w14:textId="77777777" w:rsidR="00E45C65" w:rsidRPr="0092748F" w:rsidRDefault="00E45C65" w:rsidP="00AF720F">
            <w:r w:rsidRPr="0092748F">
              <w:t>123456</w:t>
            </w:r>
          </w:p>
        </w:tc>
      </w:tr>
      <w:tr w:rsidR="006F3335" w:rsidRPr="0092748F" w14:paraId="57EE7590" w14:textId="77777777" w:rsidTr="0054354A">
        <w:trPr>
          <w:trHeight w:val="315"/>
        </w:trPr>
        <w:tc>
          <w:tcPr>
            <w:tcW w:w="2338" w:type="dxa"/>
            <w:noWrap/>
            <w:hideMark/>
          </w:tcPr>
          <w:p w14:paraId="2ABBD46C" w14:textId="77777777" w:rsidR="00E45C65" w:rsidRPr="0092748F" w:rsidRDefault="00E45C65" w:rsidP="00AF720F">
            <w:r w:rsidRPr="0092748F">
              <w:t>Mobility</w:t>
            </w:r>
          </w:p>
        </w:tc>
        <w:tc>
          <w:tcPr>
            <w:tcW w:w="1477" w:type="dxa"/>
            <w:noWrap/>
            <w:hideMark/>
          </w:tcPr>
          <w:p w14:paraId="02D103F0" w14:textId="77777777" w:rsidR="00E45C65" w:rsidRPr="0092748F" w:rsidRDefault="00E45C65" w:rsidP="00AF720F">
            <w:r w:rsidRPr="0092748F">
              <w:t>N</w:t>
            </w:r>
          </w:p>
        </w:tc>
        <w:tc>
          <w:tcPr>
            <w:tcW w:w="2300" w:type="dxa"/>
            <w:noWrap/>
            <w:hideMark/>
          </w:tcPr>
          <w:p w14:paraId="2790B35B" w14:textId="2721B805" w:rsidR="00E45C65" w:rsidRPr="0092748F" w:rsidRDefault="00E45C65" w:rsidP="00AF720F">
            <w:r w:rsidRPr="0092748F">
              <w:t>The instrument is movable or fixed to certain site when deployed</w:t>
            </w:r>
            <w:r w:rsidR="006F3335">
              <w:t>.</w:t>
            </w:r>
          </w:p>
        </w:tc>
        <w:tc>
          <w:tcPr>
            <w:tcW w:w="1266" w:type="dxa"/>
            <w:noWrap/>
            <w:hideMark/>
          </w:tcPr>
          <w:p w14:paraId="753D6121" w14:textId="77777777" w:rsidR="00E45C65" w:rsidRPr="0092748F" w:rsidRDefault="00E45C65" w:rsidP="00AF720F">
            <w:r w:rsidRPr="0092748F">
              <w:t>category</w:t>
            </w:r>
          </w:p>
        </w:tc>
        <w:tc>
          <w:tcPr>
            <w:tcW w:w="1638" w:type="dxa"/>
            <w:noWrap/>
            <w:hideMark/>
          </w:tcPr>
          <w:p w14:paraId="4EC4333C" w14:textId="77777777" w:rsidR="00E45C65" w:rsidRPr="0092748F" w:rsidRDefault="00E45C65" w:rsidP="00AF720F">
            <w:r w:rsidRPr="0092748F">
              <w:t>mobile, fixed</w:t>
            </w:r>
          </w:p>
        </w:tc>
      </w:tr>
      <w:tr w:rsidR="006F3335" w:rsidRPr="0092748F" w14:paraId="0E0E1F86" w14:textId="77777777" w:rsidTr="0054354A">
        <w:trPr>
          <w:trHeight w:val="315"/>
        </w:trPr>
        <w:tc>
          <w:tcPr>
            <w:tcW w:w="2338" w:type="dxa"/>
            <w:noWrap/>
            <w:hideMark/>
          </w:tcPr>
          <w:p w14:paraId="7220FD4F" w14:textId="77777777" w:rsidR="00E45C65" w:rsidRPr="0092748F" w:rsidRDefault="00E45C65" w:rsidP="00AF720F">
            <w:r w:rsidRPr="0092748F">
              <w:t>Personal Device</w:t>
            </w:r>
          </w:p>
        </w:tc>
        <w:tc>
          <w:tcPr>
            <w:tcW w:w="1477" w:type="dxa"/>
            <w:noWrap/>
            <w:hideMark/>
          </w:tcPr>
          <w:p w14:paraId="76A2C465" w14:textId="77777777" w:rsidR="00E45C65" w:rsidRPr="0092748F" w:rsidRDefault="00E45C65" w:rsidP="00AF720F">
            <w:r w:rsidRPr="0092748F">
              <w:t>N</w:t>
            </w:r>
          </w:p>
        </w:tc>
        <w:tc>
          <w:tcPr>
            <w:tcW w:w="2300" w:type="dxa"/>
            <w:noWrap/>
            <w:hideMark/>
          </w:tcPr>
          <w:p w14:paraId="5D554AE7" w14:textId="77777777" w:rsidR="00E45C65" w:rsidRPr="0092748F" w:rsidRDefault="00E45C65" w:rsidP="00AF720F">
            <w:r w:rsidRPr="0092748F">
              <w:t>Is the instrument used by individuals as a personal device</w:t>
            </w:r>
          </w:p>
        </w:tc>
        <w:tc>
          <w:tcPr>
            <w:tcW w:w="1266" w:type="dxa"/>
            <w:noWrap/>
            <w:hideMark/>
          </w:tcPr>
          <w:p w14:paraId="2C2775A2" w14:textId="77777777" w:rsidR="00E45C65" w:rsidRPr="0092748F" w:rsidRDefault="00E45C65" w:rsidP="00AF720F">
            <w:r w:rsidRPr="0092748F">
              <w:t>yes, no</w:t>
            </w:r>
          </w:p>
        </w:tc>
        <w:tc>
          <w:tcPr>
            <w:tcW w:w="1638" w:type="dxa"/>
            <w:noWrap/>
            <w:hideMark/>
          </w:tcPr>
          <w:p w14:paraId="00D8890B" w14:textId="77777777" w:rsidR="00E45C65" w:rsidRPr="0092748F" w:rsidRDefault="00E45C65" w:rsidP="00AF720F">
            <w:r w:rsidRPr="0092748F">
              <w:t>Yes, No</w:t>
            </w:r>
          </w:p>
        </w:tc>
      </w:tr>
      <w:tr w:rsidR="006F3335" w:rsidRPr="0092748F" w14:paraId="1799F340" w14:textId="77777777" w:rsidTr="0054354A">
        <w:trPr>
          <w:trHeight w:val="315"/>
        </w:trPr>
        <w:tc>
          <w:tcPr>
            <w:tcW w:w="2338" w:type="dxa"/>
            <w:noWrap/>
            <w:hideMark/>
          </w:tcPr>
          <w:p w14:paraId="4EDC17D2" w14:textId="77777777" w:rsidR="00E45C65" w:rsidRPr="0092748F" w:rsidRDefault="00E45C65" w:rsidP="00AF720F">
            <w:r w:rsidRPr="0092748F">
              <w:t>Wearable Device</w:t>
            </w:r>
          </w:p>
        </w:tc>
        <w:tc>
          <w:tcPr>
            <w:tcW w:w="1477" w:type="dxa"/>
            <w:noWrap/>
            <w:hideMark/>
          </w:tcPr>
          <w:p w14:paraId="6C8AA4D9" w14:textId="77777777" w:rsidR="00E45C65" w:rsidRPr="0092748F" w:rsidRDefault="00E45C65" w:rsidP="00AF720F">
            <w:r w:rsidRPr="0092748F">
              <w:t>N</w:t>
            </w:r>
          </w:p>
        </w:tc>
        <w:tc>
          <w:tcPr>
            <w:tcW w:w="2300" w:type="dxa"/>
            <w:noWrap/>
            <w:hideMark/>
          </w:tcPr>
          <w:p w14:paraId="1DE2FAFE" w14:textId="54B5B844" w:rsidR="00E45C65" w:rsidRPr="0092748F" w:rsidRDefault="00E45C65" w:rsidP="00AF720F">
            <w:r w:rsidRPr="0092748F">
              <w:t xml:space="preserve">Is the instrument worn by individuals as a wearable device to track </w:t>
            </w:r>
            <w:r w:rsidR="002749BA" w:rsidRPr="0092748F">
              <w:t>information</w:t>
            </w:r>
            <w:r w:rsidR="002749BA">
              <w:t>?</w:t>
            </w:r>
          </w:p>
        </w:tc>
        <w:tc>
          <w:tcPr>
            <w:tcW w:w="1266" w:type="dxa"/>
            <w:noWrap/>
            <w:hideMark/>
          </w:tcPr>
          <w:p w14:paraId="27C393F4" w14:textId="77777777" w:rsidR="00E45C65" w:rsidRPr="0092748F" w:rsidRDefault="00E45C65" w:rsidP="00AF720F">
            <w:r w:rsidRPr="0092748F">
              <w:t>yes, no</w:t>
            </w:r>
          </w:p>
        </w:tc>
        <w:tc>
          <w:tcPr>
            <w:tcW w:w="1638" w:type="dxa"/>
            <w:noWrap/>
            <w:hideMark/>
          </w:tcPr>
          <w:p w14:paraId="150FBB87" w14:textId="77777777" w:rsidR="00E45C65" w:rsidRPr="0092748F" w:rsidRDefault="00E45C65" w:rsidP="00AF720F">
            <w:r w:rsidRPr="0092748F">
              <w:t>Yes, No</w:t>
            </w:r>
          </w:p>
        </w:tc>
      </w:tr>
      <w:tr w:rsidR="006F3335" w:rsidRPr="0092748F" w14:paraId="7D706706" w14:textId="77777777" w:rsidTr="0054354A">
        <w:trPr>
          <w:trHeight w:val="315"/>
        </w:trPr>
        <w:tc>
          <w:tcPr>
            <w:tcW w:w="2338" w:type="dxa"/>
            <w:noWrap/>
            <w:hideMark/>
          </w:tcPr>
          <w:p w14:paraId="0815A37D" w14:textId="77777777" w:rsidR="00E45C65" w:rsidRPr="0092748F" w:rsidRDefault="00E45C65" w:rsidP="00AF720F">
            <w:r w:rsidRPr="0092748F">
              <w:t>Portable Device</w:t>
            </w:r>
          </w:p>
        </w:tc>
        <w:tc>
          <w:tcPr>
            <w:tcW w:w="1477" w:type="dxa"/>
            <w:noWrap/>
            <w:hideMark/>
          </w:tcPr>
          <w:p w14:paraId="412D9F98" w14:textId="77777777" w:rsidR="00E45C65" w:rsidRPr="0092748F" w:rsidRDefault="00E45C65" w:rsidP="00AF720F">
            <w:r w:rsidRPr="0092748F">
              <w:t>N</w:t>
            </w:r>
          </w:p>
        </w:tc>
        <w:tc>
          <w:tcPr>
            <w:tcW w:w="2300" w:type="dxa"/>
            <w:noWrap/>
            <w:hideMark/>
          </w:tcPr>
          <w:p w14:paraId="0E505201" w14:textId="324C169C" w:rsidR="00E45C65" w:rsidRPr="0092748F" w:rsidRDefault="00E45C65" w:rsidP="00AF720F">
            <w:r w:rsidRPr="0092748F">
              <w:t xml:space="preserve">Is instrument deployed as a portable device that can easily be </w:t>
            </w:r>
            <w:r w:rsidR="002749BA" w:rsidRPr="0092748F">
              <w:t>carried</w:t>
            </w:r>
            <w:r w:rsidR="002749BA">
              <w:t>?</w:t>
            </w:r>
          </w:p>
        </w:tc>
        <w:tc>
          <w:tcPr>
            <w:tcW w:w="1266" w:type="dxa"/>
            <w:noWrap/>
            <w:hideMark/>
          </w:tcPr>
          <w:p w14:paraId="3A66A44A" w14:textId="77777777" w:rsidR="00E45C65" w:rsidRPr="0092748F" w:rsidRDefault="00E45C65" w:rsidP="00AF720F">
            <w:r w:rsidRPr="0092748F">
              <w:t>yes, no</w:t>
            </w:r>
          </w:p>
        </w:tc>
        <w:tc>
          <w:tcPr>
            <w:tcW w:w="1638" w:type="dxa"/>
            <w:noWrap/>
            <w:hideMark/>
          </w:tcPr>
          <w:p w14:paraId="0EB98001" w14:textId="77777777" w:rsidR="00E45C65" w:rsidRPr="0092748F" w:rsidRDefault="00E45C65" w:rsidP="00AF720F">
            <w:r w:rsidRPr="0092748F">
              <w:t>Yes, No</w:t>
            </w:r>
          </w:p>
        </w:tc>
      </w:tr>
      <w:tr w:rsidR="006F3335" w:rsidRPr="0092748F" w14:paraId="6106281C" w14:textId="77777777" w:rsidTr="0054354A">
        <w:trPr>
          <w:trHeight w:val="315"/>
        </w:trPr>
        <w:tc>
          <w:tcPr>
            <w:tcW w:w="2338" w:type="dxa"/>
            <w:noWrap/>
            <w:hideMark/>
          </w:tcPr>
          <w:p w14:paraId="5C2D4804" w14:textId="77777777" w:rsidR="00E45C65" w:rsidRPr="0092748F" w:rsidRDefault="00E45C65" w:rsidP="00AF720F">
            <w:r w:rsidRPr="0092748F">
              <w:t>Setup Description</w:t>
            </w:r>
          </w:p>
        </w:tc>
        <w:tc>
          <w:tcPr>
            <w:tcW w:w="1477" w:type="dxa"/>
            <w:noWrap/>
            <w:hideMark/>
          </w:tcPr>
          <w:p w14:paraId="50309E97" w14:textId="77777777" w:rsidR="00E45C65" w:rsidRPr="0092748F" w:rsidRDefault="00E45C65" w:rsidP="00AF720F">
            <w:r w:rsidRPr="0092748F">
              <w:t>N</w:t>
            </w:r>
          </w:p>
        </w:tc>
        <w:tc>
          <w:tcPr>
            <w:tcW w:w="2300" w:type="dxa"/>
            <w:noWrap/>
            <w:hideMark/>
          </w:tcPr>
          <w:p w14:paraId="7440D83A" w14:textId="77777777" w:rsidR="00E45C65" w:rsidRPr="0092748F" w:rsidRDefault="00E45C65" w:rsidP="00AF720F">
            <w:r w:rsidRPr="0092748F">
              <w:t>A description of how the instrument is arranged</w:t>
            </w:r>
          </w:p>
        </w:tc>
        <w:tc>
          <w:tcPr>
            <w:tcW w:w="1266" w:type="dxa"/>
            <w:noWrap/>
            <w:hideMark/>
          </w:tcPr>
          <w:p w14:paraId="76B40CF2" w14:textId="77777777" w:rsidR="00E45C65" w:rsidRPr="0092748F" w:rsidRDefault="00E45C65" w:rsidP="00AF720F">
            <w:r w:rsidRPr="0092748F">
              <w:t>string</w:t>
            </w:r>
          </w:p>
        </w:tc>
        <w:tc>
          <w:tcPr>
            <w:tcW w:w="1638" w:type="dxa"/>
            <w:noWrap/>
            <w:hideMark/>
          </w:tcPr>
          <w:p w14:paraId="7461A50F" w14:textId="4F99C673" w:rsidR="00E45C65" w:rsidRPr="0092748F" w:rsidRDefault="00E45C65" w:rsidP="002749BA">
            <w:r w:rsidRPr="0092748F">
              <w:t>the sensor is set up on a tripod; the sensor is w</w:t>
            </w:r>
            <w:r w:rsidR="002749BA">
              <w:t>orn</w:t>
            </w:r>
            <w:r w:rsidRPr="0092748F">
              <w:t xml:space="preserve"> by the study subject</w:t>
            </w:r>
          </w:p>
        </w:tc>
      </w:tr>
      <w:tr w:rsidR="006F3335" w:rsidRPr="0092748F" w14:paraId="00E6E9AC" w14:textId="77777777" w:rsidTr="0054354A">
        <w:trPr>
          <w:trHeight w:val="315"/>
        </w:trPr>
        <w:tc>
          <w:tcPr>
            <w:tcW w:w="2338" w:type="dxa"/>
            <w:noWrap/>
            <w:hideMark/>
          </w:tcPr>
          <w:p w14:paraId="443D9728" w14:textId="77777777" w:rsidR="00E45C65" w:rsidRPr="0092748F" w:rsidRDefault="00E45C65" w:rsidP="00AF720F">
            <w:r w:rsidRPr="0092748F">
              <w:t>Setup Height</w:t>
            </w:r>
          </w:p>
        </w:tc>
        <w:tc>
          <w:tcPr>
            <w:tcW w:w="1477" w:type="dxa"/>
            <w:noWrap/>
            <w:hideMark/>
          </w:tcPr>
          <w:p w14:paraId="09DCC355" w14:textId="77777777" w:rsidR="00E45C65" w:rsidRPr="0092748F" w:rsidRDefault="00E45C65" w:rsidP="00AF720F">
            <w:r w:rsidRPr="0092748F">
              <w:t>N</w:t>
            </w:r>
          </w:p>
        </w:tc>
        <w:tc>
          <w:tcPr>
            <w:tcW w:w="2300" w:type="dxa"/>
            <w:noWrap/>
            <w:hideMark/>
          </w:tcPr>
          <w:p w14:paraId="753E59A2" w14:textId="53BA5DE3" w:rsidR="00E45C65" w:rsidRPr="0092748F" w:rsidRDefault="00E45C65" w:rsidP="00AF720F">
            <w:r w:rsidRPr="0092748F">
              <w:t xml:space="preserve">If the instrument is fixed in a site, what is the height above certain reference </w:t>
            </w:r>
            <w:r w:rsidR="006F3335" w:rsidRPr="0092748F">
              <w:t>level?</w:t>
            </w:r>
            <w:r w:rsidRPr="0092748F">
              <w:t xml:space="preserve"> This element should be used with "setup height reference" element</w:t>
            </w:r>
            <w:r w:rsidR="006F3335">
              <w:t>.</w:t>
            </w:r>
          </w:p>
        </w:tc>
        <w:tc>
          <w:tcPr>
            <w:tcW w:w="1266" w:type="dxa"/>
            <w:noWrap/>
            <w:hideMark/>
          </w:tcPr>
          <w:p w14:paraId="7401A02C" w14:textId="77777777" w:rsidR="00E45C65" w:rsidRPr="0092748F" w:rsidRDefault="00E45C65" w:rsidP="00AF720F">
            <w:r w:rsidRPr="0092748F">
              <w:t>value and unit</w:t>
            </w:r>
          </w:p>
        </w:tc>
        <w:tc>
          <w:tcPr>
            <w:tcW w:w="1638" w:type="dxa"/>
            <w:noWrap/>
            <w:hideMark/>
          </w:tcPr>
          <w:p w14:paraId="7D6AAFCB" w14:textId="77777777" w:rsidR="00E45C65" w:rsidRPr="0092748F" w:rsidRDefault="00E45C65" w:rsidP="00AF720F">
            <w:r w:rsidRPr="0092748F">
              <w:t>5m; 12 feet</w:t>
            </w:r>
          </w:p>
        </w:tc>
      </w:tr>
      <w:tr w:rsidR="006F3335" w:rsidRPr="0092748F" w14:paraId="3FC3640A" w14:textId="77777777" w:rsidTr="0054354A">
        <w:trPr>
          <w:trHeight w:val="315"/>
        </w:trPr>
        <w:tc>
          <w:tcPr>
            <w:tcW w:w="2338" w:type="dxa"/>
            <w:noWrap/>
            <w:hideMark/>
          </w:tcPr>
          <w:p w14:paraId="359F26C1" w14:textId="77777777" w:rsidR="00E45C65" w:rsidRPr="0092748F" w:rsidRDefault="00E45C65" w:rsidP="00AF720F">
            <w:r w:rsidRPr="0092748F">
              <w:t>Setup Height Reference</w:t>
            </w:r>
          </w:p>
        </w:tc>
        <w:tc>
          <w:tcPr>
            <w:tcW w:w="1477" w:type="dxa"/>
            <w:noWrap/>
            <w:hideMark/>
          </w:tcPr>
          <w:p w14:paraId="359E8797" w14:textId="77777777" w:rsidR="00E45C65" w:rsidRPr="0092748F" w:rsidRDefault="00E45C65" w:rsidP="00AF720F">
            <w:r w:rsidRPr="0092748F">
              <w:t>N</w:t>
            </w:r>
          </w:p>
        </w:tc>
        <w:tc>
          <w:tcPr>
            <w:tcW w:w="2300" w:type="dxa"/>
            <w:noWrap/>
            <w:hideMark/>
          </w:tcPr>
          <w:p w14:paraId="1DC48A1E" w14:textId="34732E3B" w:rsidR="00E45C65" w:rsidRPr="0092748F" w:rsidRDefault="00E45C65" w:rsidP="00AF720F">
            <w:r w:rsidRPr="0092748F">
              <w:t>The reference level to which the setup height is measured</w:t>
            </w:r>
            <w:r w:rsidR="006F3335">
              <w:t>.</w:t>
            </w:r>
          </w:p>
        </w:tc>
        <w:tc>
          <w:tcPr>
            <w:tcW w:w="1266" w:type="dxa"/>
            <w:noWrap/>
            <w:hideMark/>
          </w:tcPr>
          <w:p w14:paraId="17F367B5" w14:textId="77777777" w:rsidR="00E45C65" w:rsidRPr="0092748F" w:rsidRDefault="00E45C65" w:rsidP="00AF720F">
            <w:r w:rsidRPr="0092748F">
              <w:t>category</w:t>
            </w:r>
          </w:p>
        </w:tc>
        <w:tc>
          <w:tcPr>
            <w:tcW w:w="1638" w:type="dxa"/>
            <w:noWrap/>
            <w:hideMark/>
          </w:tcPr>
          <w:p w14:paraId="6FDE572E" w14:textId="77777777" w:rsidR="00E45C65" w:rsidRPr="0092748F" w:rsidRDefault="00E45C65" w:rsidP="00AF720F">
            <w:r w:rsidRPr="0092748F">
              <w:t>sea level, roof, the ground</w:t>
            </w:r>
          </w:p>
        </w:tc>
      </w:tr>
      <w:tr w:rsidR="006F3335" w:rsidRPr="0092748F" w14:paraId="06F01971" w14:textId="77777777" w:rsidTr="0054354A">
        <w:trPr>
          <w:trHeight w:val="315"/>
        </w:trPr>
        <w:tc>
          <w:tcPr>
            <w:tcW w:w="2338" w:type="dxa"/>
            <w:noWrap/>
            <w:hideMark/>
          </w:tcPr>
          <w:p w14:paraId="45E1B5DD" w14:textId="77777777" w:rsidR="00E45C65" w:rsidRPr="0092748F" w:rsidRDefault="00E45C65" w:rsidP="00AF720F">
            <w:r w:rsidRPr="0092748F">
              <w:t>Instrument Structure</w:t>
            </w:r>
          </w:p>
        </w:tc>
        <w:tc>
          <w:tcPr>
            <w:tcW w:w="1477" w:type="dxa"/>
            <w:noWrap/>
            <w:hideMark/>
          </w:tcPr>
          <w:p w14:paraId="7F0ABE24" w14:textId="77777777" w:rsidR="00E45C65" w:rsidRPr="0092748F" w:rsidRDefault="00E45C65" w:rsidP="00AF720F">
            <w:r w:rsidRPr="0092748F">
              <w:t>N</w:t>
            </w:r>
          </w:p>
        </w:tc>
        <w:tc>
          <w:tcPr>
            <w:tcW w:w="2300" w:type="dxa"/>
            <w:noWrap/>
            <w:hideMark/>
          </w:tcPr>
          <w:p w14:paraId="5A2D69A1" w14:textId="5720D7E9" w:rsidR="00E45C65" w:rsidRPr="0092748F" w:rsidRDefault="00E45C65" w:rsidP="00AF720F">
            <w:r w:rsidRPr="0092748F">
              <w:t>Type of structure the instrument is installed on</w:t>
            </w:r>
            <w:r w:rsidR="006F3335">
              <w:t>.</w:t>
            </w:r>
          </w:p>
        </w:tc>
        <w:tc>
          <w:tcPr>
            <w:tcW w:w="1266" w:type="dxa"/>
            <w:noWrap/>
            <w:hideMark/>
          </w:tcPr>
          <w:p w14:paraId="1B3A3DC0" w14:textId="77777777" w:rsidR="00E45C65" w:rsidRPr="0092748F" w:rsidRDefault="00E45C65" w:rsidP="00AF720F">
            <w:r w:rsidRPr="0092748F">
              <w:t>category</w:t>
            </w:r>
          </w:p>
        </w:tc>
        <w:tc>
          <w:tcPr>
            <w:tcW w:w="1638" w:type="dxa"/>
            <w:noWrap/>
            <w:hideMark/>
          </w:tcPr>
          <w:p w14:paraId="245FB6AF" w14:textId="612DFEEB" w:rsidR="00E45C65" w:rsidRPr="0092748F" w:rsidRDefault="00E45C65" w:rsidP="00AF720F">
            <w:r w:rsidRPr="0092748F">
              <w:t xml:space="preserve">Mast; Tower; Tripod; </w:t>
            </w:r>
            <w:r w:rsidR="002749BA" w:rsidRPr="0092748F">
              <w:t>Freestanding</w:t>
            </w:r>
            <w:r w:rsidRPr="0092748F">
              <w:t>; Other (specify)</w:t>
            </w:r>
          </w:p>
        </w:tc>
      </w:tr>
      <w:tr w:rsidR="006F3335" w:rsidRPr="0092748F" w14:paraId="4B8FCA52" w14:textId="77777777" w:rsidTr="0054354A">
        <w:trPr>
          <w:trHeight w:val="315"/>
        </w:trPr>
        <w:tc>
          <w:tcPr>
            <w:tcW w:w="2338" w:type="dxa"/>
            <w:noWrap/>
            <w:hideMark/>
          </w:tcPr>
          <w:p w14:paraId="440CAA90" w14:textId="77777777" w:rsidR="00E45C65" w:rsidRPr="0092748F" w:rsidRDefault="00E45C65" w:rsidP="00AF720F">
            <w:r w:rsidRPr="0092748F">
              <w:t>Structure Mount</w:t>
            </w:r>
          </w:p>
        </w:tc>
        <w:tc>
          <w:tcPr>
            <w:tcW w:w="1477" w:type="dxa"/>
            <w:noWrap/>
            <w:hideMark/>
          </w:tcPr>
          <w:p w14:paraId="34F83E17" w14:textId="77777777" w:rsidR="00E45C65" w:rsidRPr="0092748F" w:rsidRDefault="00E45C65" w:rsidP="00AF720F">
            <w:r w:rsidRPr="0092748F">
              <w:t>N</w:t>
            </w:r>
          </w:p>
        </w:tc>
        <w:tc>
          <w:tcPr>
            <w:tcW w:w="2300" w:type="dxa"/>
            <w:noWrap/>
            <w:hideMark/>
          </w:tcPr>
          <w:p w14:paraId="3272C1C9" w14:textId="622B7099" w:rsidR="00E45C65" w:rsidRPr="0092748F" w:rsidRDefault="00E45C65" w:rsidP="00AF720F">
            <w:r w:rsidRPr="0092748F">
              <w:t>Type of mount the structure uses/is affixed to</w:t>
            </w:r>
            <w:r w:rsidR="006F3335">
              <w:t>.</w:t>
            </w:r>
          </w:p>
        </w:tc>
        <w:tc>
          <w:tcPr>
            <w:tcW w:w="1266" w:type="dxa"/>
            <w:noWrap/>
            <w:hideMark/>
          </w:tcPr>
          <w:p w14:paraId="77811628" w14:textId="77777777" w:rsidR="00E45C65" w:rsidRPr="0092748F" w:rsidRDefault="00E45C65" w:rsidP="00AF720F">
            <w:r w:rsidRPr="0092748F">
              <w:t>category</w:t>
            </w:r>
          </w:p>
        </w:tc>
        <w:tc>
          <w:tcPr>
            <w:tcW w:w="1638" w:type="dxa"/>
            <w:noWrap/>
            <w:hideMark/>
          </w:tcPr>
          <w:p w14:paraId="2E3BEA14" w14:textId="6D7898EE" w:rsidR="00E45C65" w:rsidRPr="0092748F" w:rsidRDefault="00E45C65" w:rsidP="00AF720F">
            <w:r w:rsidRPr="0092748F">
              <w:t>Building/</w:t>
            </w:r>
            <w:r w:rsidR="002749BA" w:rsidRPr="0092748F">
              <w:t>Rooftop</w:t>
            </w:r>
            <w:r w:rsidRPr="0092748F">
              <w:t xml:space="preserve"> (penetrating, Non</w:t>
            </w:r>
            <w:r w:rsidRPr="0092748F">
              <w:softHyphen/>
              <w:t>penetrating), Free</w:t>
            </w:r>
            <w:r w:rsidRPr="0092748F">
              <w:softHyphen/>
              <w:t>standing (concrete pad, guy wires)</w:t>
            </w:r>
          </w:p>
        </w:tc>
      </w:tr>
      <w:tr w:rsidR="006F3335" w:rsidRPr="0092748F" w14:paraId="15C43B49" w14:textId="77777777" w:rsidTr="0054354A">
        <w:trPr>
          <w:trHeight w:val="315"/>
        </w:trPr>
        <w:tc>
          <w:tcPr>
            <w:tcW w:w="2338" w:type="dxa"/>
            <w:noWrap/>
            <w:hideMark/>
          </w:tcPr>
          <w:p w14:paraId="66518973" w14:textId="77777777" w:rsidR="00E45C65" w:rsidRPr="0092748F" w:rsidRDefault="00E45C65" w:rsidP="00AF720F">
            <w:r w:rsidRPr="0092748F">
              <w:t>Deployed Indoor or outdoor</w:t>
            </w:r>
          </w:p>
        </w:tc>
        <w:tc>
          <w:tcPr>
            <w:tcW w:w="1477" w:type="dxa"/>
            <w:noWrap/>
            <w:hideMark/>
          </w:tcPr>
          <w:p w14:paraId="6112DC90" w14:textId="77777777" w:rsidR="00E45C65" w:rsidRPr="0092748F" w:rsidRDefault="00E45C65" w:rsidP="00AF720F">
            <w:r w:rsidRPr="0092748F">
              <w:t>N</w:t>
            </w:r>
          </w:p>
        </w:tc>
        <w:tc>
          <w:tcPr>
            <w:tcW w:w="2300" w:type="dxa"/>
            <w:noWrap/>
            <w:hideMark/>
          </w:tcPr>
          <w:p w14:paraId="2BA46DB6" w14:textId="4893D186" w:rsidR="00E45C65" w:rsidRPr="0092748F" w:rsidRDefault="00E45C65" w:rsidP="00AF720F">
            <w:r w:rsidRPr="0092748F">
              <w:t>The instrument is deployed in the building or out of doors</w:t>
            </w:r>
            <w:r w:rsidR="006F3335">
              <w:t>.</w:t>
            </w:r>
          </w:p>
        </w:tc>
        <w:tc>
          <w:tcPr>
            <w:tcW w:w="1266" w:type="dxa"/>
            <w:noWrap/>
            <w:hideMark/>
          </w:tcPr>
          <w:p w14:paraId="5E119A16" w14:textId="77777777" w:rsidR="00E45C65" w:rsidRPr="0092748F" w:rsidRDefault="00E45C65" w:rsidP="00AF720F">
            <w:r w:rsidRPr="0092748F">
              <w:t>category</w:t>
            </w:r>
          </w:p>
        </w:tc>
        <w:tc>
          <w:tcPr>
            <w:tcW w:w="1638" w:type="dxa"/>
            <w:noWrap/>
            <w:hideMark/>
          </w:tcPr>
          <w:p w14:paraId="645115F5" w14:textId="77777777" w:rsidR="00E45C65" w:rsidRPr="0092748F" w:rsidRDefault="00E45C65" w:rsidP="00AF720F">
            <w:r w:rsidRPr="0092748F">
              <w:t>indoor, outdoor, indoor/outdoor, indoor and outdoor</w:t>
            </w:r>
          </w:p>
        </w:tc>
      </w:tr>
      <w:tr w:rsidR="006F3335" w:rsidRPr="0092748F" w14:paraId="2A76CDBC" w14:textId="77777777" w:rsidTr="0054354A">
        <w:trPr>
          <w:trHeight w:val="315"/>
        </w:trPr>
        <w:tc>
          <w:tcPr>
            <w:tcW w:w="2338" w:type="dxa"/>
            <w:noWrap/>
            <w:hideMark/>
          </w:tcPr>
          <w:p w14:paraId="24232CD9" w14:textId="77777777" w:rsidR="00E45C65" w:rsidRPr="0092748F" w:rsidRDefault="00E45C65" w:rsidP="00AF720F">
            <w:r w:rsidRPr="0092748F">
              <w:t>Rural/urban Area</w:t>
            </w:r>
          </w:p>
        </w:tc>
        <w:tc>
          <w:tcPr>
            <w:tcW w:w="1477" w:type="dxa"/>
            <w:noWrap/>
            <w:hideMark/>
          </w:tcPr>
          <w:p w14:paraId="747C45B0" w14:textId="77777777" w:rsidR="00E45C65" w:rsidRPr="0092748F" w:rsidRDefault="00E45C65" w:rsidP="00AF720F">
            <w:r w:rsidRPr="0092748F">
              <w:t>N</w:t>
            </w:r>
          </w:p>
        </w:tc>
        <w:tc>
          <w:tcPr>
            <w:tcW w:w="2300" w:type="dxa"/>
            <w:noWrap/>
            <w:hideMark/>
          </w:tcPr>
          <w:p w14:paraId="5E8A6E5E" w14:textId="241EE0A3" w:rsidR="00E45C65" w:rsidRPr="0092748F" w:rsidRDefault="00E45C65" w:rsidP="00AF720F">
            <w:r w:rsidRPr="0092748F">
              <w:t>The type of area the instrument is deployed</w:t>
            </w:r>
            <w:r w:rsidR="006F3335">
              <w:t>.</w:t>
            </w:r>
          </w:p>
        </w:tc>
        <w:tc>
          <w:tcPr>
            <w:tcW w:w="1266" w:type="dxa"/>
            <w:noWrap/>
            <w:hideMark/>
          </w:tcPr>
          <w:p w14:paraId="7FB8E8AE" w14:textId="77777777" w:rsidR="00E45C65" w:rsidRPr="0092748F" w:rsidRDefault="00E45C65" w:rsidP="00AF720F">
            <w:r w:rsidRPr="0092748F">
              <w:t>category</w:t>
            </w:r>
          </w:p>
        </w:tc>
        <w:tc>
          <w:tcPr>
            <w:tcW w:w="1638" w:type="dxa"/>
            <w:noWrap/>
            <w:hideMark/>
          </w:tcPr>
          <w:p w14:paraId="73C367EC" w14:textId="77777777" w:rsidR="00E45C65" w:rsidRPr="0092748F" w:rsidRDefault="00E45C65" w:rsidP="00AF720F">
            <w:r w:rsidRPr="0092748F">
              <w:t>rural, urban, urbanized</w:t>
            </w:r>
          </w:p>
        </w:tc>
      </w:tr>
      <w:tr w:rsidR="006F3335" w:rsidRPr="0092748F" w14:paraId="06F5F47B" w14:textId="77777777" w:rsidTr="0054354A">
        <w:trPr>
          <w:trHeight w:val="315"/>
        </w:trPr>
        <w:tc>
          <w:tcPr>
            <w:tcW w:w="2338" w:type="dxa"/>
            <w:noWrap/>
            <w:hideMark/>
          </w:tcPr>
          <w:p w14:paraId="2ABF68A9" w14:textId="77777777" w:rsidR="00E45C65" w:rsidRPr="0092748F" w:rsidRDefault="00E45C65" w:rsidP="00AF720F">
            <w:r w:rsidRPr="0092748F">
              <w:lastRenderedPageBreak/>
              <w:t>Land Use / Land Cover Classification</w:t>
            </w:r>
          </w:p>
        </w:tc>
        <w:tc>
          <w:tcPr>
            <w:tcW w:w="1477" w:type="dxa"/>
            <w:noWrap/>
            <w:hideMark/>
          </w:tcPr>
          <w:p w14:paraId="0C1EDA30" w14:textId="77777777" w:rsidR="00E45C65" w:rsidRPr="0092748F" w:rsidRDefault="00E45C65" w:rsidP="00AF720F">
            <w:r w:rsidRPr="0092748F">
              <w:t>N</w:t>
            </w:r>
          </w:p>
        </w:tc>
        <w:tc>
          <w:tcPr>
            <w:tcW w:w="2300" w:type="dxa"/>
            <w:noWrap/>
            <w:hideMark/>
          </w:tcPr>
          <w:p w14:paraId="16A51F28" w14:textId="67874243" w:rsidR="00E45C65" w:rsidRPr="0092748F" w:rsidRDefault="00E45C65" w:rsidP="00AF720F">
            <w:r w:rsidRPr="0092748F">
              <w:t>The land use/cover of the surrounding area within which the instrument is located</w:t>
            </w:r>
            <w:r w:rsidR="006F3335">
              <w:t>.</w:t>
            </w:r>
          </w:p>
        </w:tc>
        <w:tc>
          <w:tcPr>
            <w:tcW w:w="1266" w:type="dxa"/>
            <w:noWrap/>
            <w:hideMark/>
          </w:tcPr>
          <w:p w14:paraId="57A91274" w14:textId="77777777" w:rsidR="00E45C65" w:rsidRPr="0092748F" w:rsidRDefault="00E45C65" w:rsidP="00AF720F">
            <w:r w:rsidRPr="0092748F">
              <w:t>category</w:t>
            </w:r>
          </w:p>
        </w:tc>
        <w:tc>
          <w:tcPr>
            <w:tcW w:w="1638" w:type="dxa"/>
            <w:noWrap/>
            <w:hideMark/>
          </w:tcPr>
          <w:p w14:paraId="0C35CC94" w14:textId="3FD7AE6F" w:rsidR="00E45C65" w:rsidRPr="0092748F" w:rsidRDefault="00E45C65" w:rsidP="00AF720F">
            <w:r w:rsidRPr="0092748F">
              <w:t xml:space="preserve">Urban or </w:t>
            </w:r>
            <w:r w:rsidR="002437DE" w:rsidRPr="0092748F">
              <w:t>Built-up</w:t>
            </w:r>
            <w:r w:rsidRPr="0092748F">
              <w:t xml:space="preserve"> Land Residential; Commercial and Services; Industrial</w:t>
            </w:r>
          </w:p>
        </w:tc>
      </w:tr>
      <w:tr w:rsidR="006F3335" w:rsidRPr="0092748F" w14:paraId="7055513A" w14:textId="77777777" w:rsidTr="0054354A">
        <w:trPr>
          <w:trHeight w:val="315"/>
        </w:trPr>
        <w:tc>
          <w:tcPr>
            <w:tcW w:w="2338" w:type="dxa"/>
            <w:noWrap/>
            <w:hideMark/>
          </w:tcPr>
          <w:p w14:paraId="24B0B454" w14:textId="77777777" w:rsidR="00E45C65" w:rsidRPr="0092748F" w:rsidRDefault="00E45C65" w:rsidP="00AF720F">
            <w:r w:rsidRPr="0092748F">
              <w:t>Site Description</w:t>
            </w:r>
          </w:p>
        </w:tc>
        <w:tc>
          <w:tcPr>
            <w:tcW w:w="1477" w:type="dxa"/>
            <w:noWrap/>
            <w:hideMark/>
          </w:tcPr>
          <w:p w14:paraId="2A02C359" w14:textId="77777777" w:rsidR="00E45C65" w:rsidRPr="0092748F" w:rsidRDefault="00E45C65" w:rsidP="00AF720F">
            <w:r w:rsidRPr="0092748F">
              <w:t>N</w:t>
            </w:r>
          </w:p>
        </w:tc>
        <w:tc>
          <w:tcPr>
            <w:tcW w:w="2300" w:type="dxa"/>
            <w:noWrap/>
            <w:hideMark/>
          </w:tcPr>
          <w:p w14:paraId="470CF616" w14:textId="77777777" w:rsidR="00E45C65" w:rsidRPr="0092748F" w:rsidRDefault="00E45C65" w:rsidP="00AF720F">
            <w:r w:rsidRPr="0092748F">
              <w:t>The description of the site in which the instrument is used. It may include environmental, topographic, soil and/or vegetation information, or relationship of site to roadway surface (e.g., distance from the road).</w:t>
            </w:r>
          </w:p>
        </w:tc>
        <w:tc>
          <w:tcPr>
            <w:tcW w:w="1266" w:type="dxa"/>
            <w:noWrap/>
            <w:hideMark/>
          </w:tcPr>
          <w:p w14:paraId="57499224" w14:textId="77777777" w:rsidR="00E45C65" w:rsidRPr="0092748F" w:rsidRDefault="00E45C65" w:rsidP="00AF720F">
            <w:r w:rsidRPr="0092748F">
              <w:t>string</w:t>
            </w:r>
          </w:p>
        </w:tc>
        <w:tc>
          <w:tcPr>
            <w:tcW w:w="1638" w:type="dxa"/>
            <w:noWrap/>
            <w:hideMark/>
          </w:tcPr>
          <w:p w14:paraId="3C785B5A" w14:textId="1F0D43DB" w:rsidR="00E45C65" w:rsidRPr="0092748F" w:rsidRDefault="00E45C65" w:rsidP="00AF720F">
            <w:r w:rsidRPr="0092748F">
              <w:t xml:space="preserve">The instrument is setup 100 feet away from the I-15 in an area with tall trees </w:t>
            </w:r>
            <w:r w:rsidR="00E23F4D" w:rsidRPr="0092748F">
              <w:t>surrounded</w:t>
            </w:r>
            <w:r w:rsidRPr="0092748F">
              <w:t xml:space="preserve">. </w:t>
            </w:r>
          </w:p>
        </w:tc>
      </w:tr>
      <w:tr w:rsidR="006F3335" w:rsidRPr="0092748F" w14:paraId="2E7FB023" w14:textId="77777777" w:rsidTr="0054354A">
        <w:trPr>
          <w:trHeight w:val="315"/>
        </w:trPr>
        <w:tc>
          <w:tcPr>
            <w:tcW w:w="2338" w:type="dxa"/>
            <w:noWrap/>
            <w:hideMark/>
          </w:tcPr>
          <w:p w14:paraId="141A0D7E" w14:textId="40221A23" w:rsidR="00E45C65" w:rsidRPr="0092748F" w:rsidRDefault="00E45C65" w:rsidP="00AF720F">
            <w:r w:rsidRPr="0092748F">
              <w:t>Non</w:t>
            </w:r>
            <w:r w:rsidR="00C22037">
              <w:t>-</w:t>
            </w:r>
            <w:r w:rsidRPr="0092748F">
              <w:softHyphen/>
              <w:t>Ambient (Nature) Signal Sources</w:t>
            </w:r>
          </w:p>
        </w:tc>
        <w:tc>
          <w:tcPr>
            <w:tcW w:w="1477" w:type="dxa"/>
            <w:noWrap/>
            <w:hideMark/>
          </w:tcPr>
          <w:p w14:paraId="46845225" w14:textId="77777777" w:rsidR="00E45C65" w:rsidRPr="0092748F" w:rsidRDefault="00E45C65" w:rsidP="00AF720F">
            <w:r w:rsidRPr="0092748F">
              <w:t>N</w:t>
            </w:r>
          </w:p>
        </w:tc>
        <w:tc>
          <w:tcPr>
            <w:tcW w:w="2300" w:type="dxa"/>
            <w:noWrap/>
            <w:hideMark/>
          </w:tcPr>
          <w:p w14:paraId="5D503832" w14:textId="4CFBEC95" w:rsidR="00E45C65" w:rsidRPr="0092748F" w:rsidRDefault="00E45C65" w:rsidP="00AF720F">
            <w:r w:rsidRPr="0092748F">
              <w:t>Non-natural signal sources that might affect the instrument signal</w:t>
            </w:r>
            <w:r w:rsidR="006F3335">
              <w:t>.</w:t>
            </w:r>
          </w:p>
        </w:tc>
        <w:tc>
          <w:tcPr>
            <w:tcW w:w="1266" w:type="dxa"/>
            <w:noWrap/>
            <w:hideMark/>
          </w:tcPr>
          <w:p w14:paraId="6988BF70" w14:textId="77777777" w:rsidR="00E45C65" w:rsidRPr="0092748F" w:rsidRDefault="00E45C65" w:rsidP="00AF720F">
            <w:r w:rsidRPr="0092748F">
              <w:t>category</w:t>
            </w:r>
          </w:p>
        </w:tc>
        <w:tc>
          <w:tcPr>
            <w:tcW w:w="1638" w:type="dxa"/>
            <w:noWrap/>
            <w:hideMark/>
          </w:tcPr>
          <w:p w14:paraId="3E250D65" w14:textId="6D274EBA" w:rsidR="00E45C65" w:rsidRPr="0092748F" w:rsidRDefault="00E45C65" w:rsidP="00AF720F">
            <w:r w:rsidRPr="0092748F">
              <w:t xml:space="preserve">Air conditioner, heat pump, vent, </w:t>
            </w:r>
            <w:r w:rsidR="00C22037" w:rsidRPr="0092748F">
              <w:t>south facing</w:t>
            </w:r>
            <w:r w:rsidRPr="0092748F">
              <w:t xml:space="preserve"> reflective wall (north of sensor), generator, diesel engine, man</w:t>
            </w:r>
            <w:r w:rsidRPr="0092748F">
              <w:softHyphen/>
              <w:t>made surfaces (asphalt, concrete)</w:t>
            </w:r>
          </w:p>
        </w:tc>
      </w:tr>
      <w:tr w:rsidR="006F3335" w:rsidRPr="0092748F" w14:paraId="0EE8879D" w14:textId="77777777" w:rsidTr="0054354A">
        <w:trPr>
          <w:trHeight w:val="315"/>
        </w:trPr>
        <w:tc>
          <w:tcPr>
            <w:tcW w:w="2338" w:type="dxa"/>
            <w:noWrap/>
            <w:hideMark/>
          </w:tcPr>
          <w:p w14:paraId="7394FD63" w14:textId="77777777" w:rsidR="00E45C65" w:rsidRPr="0092748F" w:rsidRDefault="00E45C65" w:rsidP="00AF720F">
            <w:r w:rsidRPr="0092748F">
              <w:t>Soil Characteristics</w:t>
            </w:r>
          </w:p>
        </w:tc>
        <w:tc>
          <w:tcPr>
            <w:tcW w:w="1477" w:type="dxa"/>
            <w:noWrap/>
            <w:hideMark/>
          </w:tcPr>
          <w:p w14:paraId="35C9B487" w14:textId="77777777" w:rsidR="00E45C65" w:rsidRPr="0092748F" w:rsidRDefault="00E45C65" w:rsidP="00AF720F">
            <w:r w:rsidRPr="0092748F">
              <w:t>N</w:t>
            </w:r>
          </w:p>
        </w:tc>
        <w:tc>
          <w:tcPr>
            <w:tcW w:w="2300" w:type="dxa"/>
            <w:noWrap/>
            <w:hideMark/>
          </w:tcPr>
          <w:p w14:paraId="161F78BC" w14:textId="3713293F" w:rsidR="00E45C65" w:rsidRPr="0092748F" w:rsidRDefault="00E45C65" w:rsidP="00AF720F">
            <w:r w:rsidRPr="0092748F">
              <w:t>Texture, description and quartz content of soil</w:t>
            </w:r>
            <w:r w:rsidR="008F252F">
              <w:t>.</w:t>
            </w:r>
          </w:p>
        </w:tc>
        <w:tc>
          <w:tcPr>
            <w:tcW w:w="1266" w:type="dxa"/>
            <w:noWrap/>
            <w:hideMark/>
          </w:tcPr>
          <w:p w14:paraId="50678808" w14:textId="77777777" w:rsidR="00E45C65" w:rsidRPr="0092748F" w:rsidRDefault="00E45C65" w:rsidP="00AF720F">
            <w:r w:rsidRPr="0092748F">
              <w:t>category</w:t>
            </w:r>
          </w:p>
        </w:tc>
        <w:tc>
          <w:tcPr>
            <w:tcW w:w="1638" w:type="dxa"/>
            <w:noWrap/>
            <w:hideMark/>
          </w:tcPr>
          <w:p w14:paraId="2EDA7C8A" w14:textId="6E0F3B1F" w:rsidR="00E45C65" w:rsidRPr="0092748F" w:rsidRDefault="00E45C65" w:rsidP="00AF720F">
            <w:r w:rsidRPr="0092748F">
              <w:t>Texture / Description / Quartz Content:1: Coarse / Loamy Sand / (0.82) ;2: Medium / Silty Clay Loam / (0.10) ;3: Fine / Light Clay / (0.25) ;4: Coarse</w:t>
            </w:r>
            <w:r w:rsidRPr="0092748F">
              <w:softHyphen/>
            </w:r>
            <w:r w:rsidR="00C22037">
              <w:t xml:space="preserve"> </w:t>
            </w:r>
            <w:r w:rsidRPr="0092748F">
              <w:t xml:space="preserve">Medium / Sandy Loam / (0.60) ;5: </w:t>
            </w:r>
            <w:r w:rsidR="00B029C9" w:rsidRPr="0092748F">
              <w:t>Coarse Fine</w:t>
            </w:r>
            <w:r w:rsidRPr="0092748F">
              <w:t xml:space="preserve"> / Sandy Clay / (0.52);6: </w:t>
            </w:r>
            <w:r w:rsidR="00B029C9" w:rsidRPr="0092748F">
              <w:t>Medium Fine</w:t>
            </w:r>
            <w:r w:rsidRPr="0092748F">
              <w:t xml:space="preserve"> / Clay Loam / (0.35) ;7: Coarse</w:t>
            </w:r>
            <w:r w:rsidRPr="0092748F">
              <w:softHyphen/>
              <w:t>Med</w:t>
            </w:r>
            <w:r w:rsidRPr="0092748F">
              <w:softHyphen/>
              <w:t xml:space="preserve">Fine / Sandy Clay </w:t>
            </w:r>
            <w:r w:rsidRPr="0092748F">
              <w:lastRenderedPageBreak/>
              <w:t xml:space="preserve">Loam / (0.60) ;8: Organic / / (0.40) ;9: Glacial Land Ice / Loamy Sand / (0.82) </w:t>
            </w:r>
          </w:p>
        </w:tc>
      </w:tr>
      <w:tr w:rsidR="006F3335" w:rsidRPr="0092748F" w14:paraId="7F075C1D" w14:textId="77777777" w:rsidTr="0054354A">
        <w:trPr>
          <w:trHeight w:val="315"/>
        </w:trPr>
        <w:tc>
          <w:tcPr>
            <w:tcW w:w="2338" w:type="dxa"/>
            <w:noWrap/>
            <w:hideMark/>
          </w:tcPr>
          <w:p w14:paraId="09A73E79" w14:textId="77777777" w:rsidR="00E45C65" w:rsidRPr="0092748F" w:rsidRDefault="00E45C65" w:rsidP="00AF720F">
            <w:r w:rsidRPr="0092748F">
              <w:t>Vegetation Types</w:t>
            </w:r>
          </w:p>
        </w:tc>
        <w:tc>
          <w:tcPr>
            <w:tcW w:w="1477" w:type="dxa"/>
            <w:noWrap/>
            <w:hideMark/>
          </w:tcPr>
          <w:p w14:paraId="7014506A" w14:textId="77777777" w:rsidR="00E45C65" w:rsidRPr="0092748F" w:rsidRDefault="00E45C65" w:rsidP="00AF720F">
            <w:r w:rsidRPr="0092748F">
              <w:t>N</w:t>
            </w:r>
          </w:p>
        </w:tc>
        <w:tc>
          <w:tcPr>
            <w:tcW w:w="2300" w:type="dxa"/>
            <w:noWrap/>
            <w:hideMark/>
          </w:tcPr>
          <w:p w14:paraId="565DF602" w14:textId="0A3DF125" w:rsidR="00E45C65" w:rsidRPr="0092748F" w:rsidRDefault="00E45C65" w:rsidP="00AF720F">
            <w:r w:rsidRPr="0092748F">
              <w:t>Type of vegetation at station installation site</w:t>
            </w:r>
            <w:r w:rsidR="008F252F">
              <w:t>.</w:t>
            </w:r>
          </w:p>
        </w:tc>
        <w:tc>
          <w:tcPr>
            <w:tcW w:w="1266" w:type="dxa"/>
            <w:noWrap/>
            <w:hideMark/>
          </w:tcPr>
          <w:p w14:paraId="6DB37C2C" w14:textId="77777777" w:rsidR="00E45C65" w:rsidRPr="0092748F" w:rsidRDefault="00E45C65" w:rsidP="00AF720F">
            <w:r w:rsidRPr="0092748F">
              <w:t>category</w:t>
            </w:r>
          </w:p>
        </w:tc>
        <w:tc>
          <w:tcPr>
            <w:tcW w:w="1638" w:type="dxa"/>
            <w:noWrap/>
            <w:hideMark/>
          </w:tcPr>
          <w:p w14:paraId="19AF8ED6" w14:textId="731DA3BA" w:rsidR="00E45C65" w:rsidRPr="0092748F" w:rsidRDefault="00E45C65" w:rsidP="00AF720F">
            <w:r w:rsidRPr="0092748F">
              <w:t xml:space="preserve">Broadleaf – Evergreen (Tropical Forest); 2: Broadleaf – Deciduous Trees; 3: Broadleaf and </w:t>
            </w:r>
            <w:r w:rsidR="00B029C9" w:rsidRPr="0092748F">
              <w:t>Needle leaf</w:t>
            </w:r>
            <w:r w:rsidRPr="0092748F">
              <w:t xml:space="preserve"> Trees (Mixed Forest); 4: </w:t>
            </w:r>
            <w:r w:rsidR="00B029C9" w:rsidRPr="0092748F">
              <w:t>Needle leaf</w:t>
            </w:r>
            <w:r w:rsidRPr="0092748F">
              <w:t xml:space="preserve"> – Evergreen Trees ; 5: </w:t>
            </w:r>
            <w:r w:rsidR="00B029C9" w:rsidRPr="0092748F">
              <w:t>Needle leaf</w:t>
            </w:r>
            <w:r w:rsidRPr="0092748F">
              <w:t xml:space="preserve"> – Deciduous Trees (Larch); 6: Broadleaf Trees with Groundcover (Savanna) ;7: Groundcover Only (perennial) ;8: Broadleaf Shrubs with Perennial Groundcover ;9: Broadleaf Shrubs with Bare Soil ;10: Dwarf Trees and Shrubs with Groundcover (Tundra) ; 11: Bare Soil ;12: Cultivations (same parameters as for type 7) ;13: Glacial (same parameters as for types 11) ; other</w:t>
            </w:r>
          </w:p>
        </w:tc>
      </w:tr>
      <w:tr w:rsidR="006F3335" w:rsidRPr="0092748F" w14:paraId="63FB214E" w14:textId="77777777" w:rsidTr="0054354A">
        <w:trPr>
          <w:trHeight w:val="315"/>
        </w:trPr>
        <w:tc>
          <w:tcPr>
            <w:tcW w:w="2338" w:type="dxa"/>
            <w:noWrap/>
            <w:hideMark/>
          </w:tcPr>
          <w:p w14:paraId="5865C376" w14:textId="77777777" w:rsidR="00E45C65" w:rsidRPr="0092748F" w:rsidRDefault="00E45C65" w:rsidP="00AF720F">
            <w:r w:rsidRPr="0092748F">
              <w:lastRenderedPageBreak/>
              <w:t>Roughness Classification</w:t>
            </w:r>
          </w:p>
        </w:tc>
        <w:tc>
          <w:tcPr>
            <w:tcW w:w="1477" w:type="dxa"/>
            <w:noWrap/>
            <w:hideMark/>
          </w:tcPr>
          <w:p w14:paraId="53087AAE" w14:textId="77777777" w:rsidR="00E45C65" w:rsidRPr="0092748F" w:rsidRDefault="00E45C65" w:rsidP="00AF720F">
            <w:r w:rsidRPr="0092748F">
              <w:t>N</w:t>
            </w:r>
          </w:p>
        </w:tc>
        <w:tc>
          <w:tcPr>
            <w:tcW w:w="2300" w:type="dxa"/>
            <w:noWrap/>
            <w:hideMark/>
          </w:tcPr>
          <w:p w14:paraId="075745DF" w14:textId="71C914A1" w:rsidR="00E45C65" w:rsidRPr="0092748F" w:rsidRDefault="00E45C65" w:rsidP="00AF720F">
            <w:r w:rsidRPr="0092748F">
              <w:t>Classification of effective terrain roughness</w:t>
            </w:r>
            <w:r w:rsidR="008F252F">
              <w:t>.</w:t>
            </w:r>
          </w:p>
        </w:tc>
        <w:tc>
          <w:tcPr>
            <w:tcW w:w="1266" w:type="dxa"/>
            <w:noWrap/>
            <w:hideMark/>
          </w:tcPr>
          <w:p w14:paraId="3A203BA0" w14:textId="77777777" w:rsidR="00E45C65" w:rsidRPr="0092748F" w:rsidRDefault="00E45C65" w:rsidP="00AF720F">
            <w:r w:rsidRPr="0092748F">
              <w:t>category</w:t>
            </w:r>
          </w:p>
        </w:tc>
        <w:tc>
          <w:tcPr>
            <w:tcW w:w="1638" w:type="dxa"/>
            <w:noWrap/>
            <w:hideMark/>
          </w:tcPr>
          <w:p w14:paraId="019C4B23" w14:textId="77777777" w:rsidR="00E45C65" w:rsidRPr="0092748F" w:rsidRDefault="00E45C65" w:rsidP="00AF720F">
            <w:r w:rsidRPr="0092748F">
              <w:t>Davenport classification-1: Sea 2: Smooth 3: Open 4: Roughly Open 5: Rough 6: Very Rough 7: Skimming 8: Chaotic</w:t>
            </w:r>
          </w:p>
        </w:tc>
      </w:tr>
      <w:tr w:rsidR="006F3335" w:rsidRPr="0092748F" w14:paraId="2AB93CBE" w14:textId="77777777" w:rsidTr="0054354A">
        <w:trPr>
          <w:trHeight w:val="315"/>
        </w:trPr>
        <w:tc>
          <w:tcPr>
            <w:tcW w:w="2338" w:type="dxa"/>
            <w:noWrap/>
            <w:hideMark/>
          </w:tcPr>
          <w:p w14:paraId="343991E4" w14:textId="77777777" w:rsidR="00E45C65" w:rsidRPr="0092748F" w:rsidRDefault="00E45C65" w:rsidP="00AF720F">
            <w:r w:rsidRPr="0092748F">
              <w:t>Slope</w:t>
            </w:r>
          </w:p>
        </w:tc>
        <w:tc>
          <w:tcPr>
            <w:tcW w:w="1477" w:type="dxa"/>
            <w:noWrap/>
            <w:hideMark/>
          </w:tcPr>
          <w:p w14:paraId="1F9EB3FE" w14:textId="77777777" w:rsidR="00E45C65" w:rsidRPr="0092748F" w:rsidRDefault="00E45C65" w:rsidP="00AF720F">
            <w:r w:rsidRPr="0092748F">
              <w:t>N</w:t>
            </w:r>
          </w:p>
        </w:tc>
        <w:tc>
          <w:tcPr>
            <w:tcW w:w="2300" w:type="dxa"/>
            <w:noWrap/>
            <w:hideMark/>
          </w:tcPr>
          <w:p w14:paraId="266BDAC9" w14:textId="3CEFB2C3" w:rsidR="00E45C65" w:rsidRPr="0092748F" w:rsidRDefault="00E45C65" w:rsidP="00AF720F">
            <w:r w:rsidRPr="0092748F">
              <w:t>General slope (inclination from horizontal) of area surrounding station</w:t>
            </w:r>
            <w:r w:rsidR="008F252F">
              <w:t>.</w:t>
            </w:r>
          </w:p>
        </w:tc>
        <w:tc>
          <w:tcPr>
            <w:tcW w:w="1266" w:type="dxa"/>
            <w:noWrap/>
            <w:hideMark/>
          </w:tcPr>
          <w:p w14:paraId="12B51DC0" w14:textId="77777777" w:rsidR="00E45C65" w:rsidRPr="0092748F" w:rsidRDefault="00E45C65" w:rsidP="00AF720F">
            <w:r w:rsidRPr="0092748F">
              <w:t>category</w:t>
            </w:r>
          </w:p>
        </w:tc>
        <w:tc>
          <w:tcPr>
            <w:tcW w:w="1638" w:type="dxa"/>
            <w:noWrap/>
            <w:hideMark/>
          </w:tcPr>
          <w:p w14:paraId="4943023A" w14:textId="77777777" w:rsidR="00E45C65" w:rsidRPr="0092748F" w:rsidRDefault="00E45C65" w:rsidP="00AF720F">
            <w:r w:rsidRPr="0092748F">
              <w:t>Slope Class: Percent Slope :1: 0</w:t>
            </w:r>
            <w:r w:rsidRPr="0092748F">
              <w:softHyphen/>
              <w:t>8 ;2: 8</w:t>
            </w:r>
            <w:r w:rsidRPr="0092748F">
              <w:softHyphen/>
              <w:t>30 ;3: &gt; 30 ;4: 0</w:t>
            </w:r>
            <w:r w:rsidRPr="0092748F">
              <w:softHyphen/>
              <w:t>30 ;5: 0</w:t>
            </w:r>
            <w:r w:rsidRPr="0092748F">
              <w:softHyphen/>
              <w:t>8 &amp; &gt; 30 ;6: 8</w:t>
            </w:r>
            <w:r w:rsidRPr="0092748F">
              <w:softHyphen/>
              <w:t>30 &amp; &gt; 30 ;7: 0</w:t>
            </w:r>
            <w:r w:rsidRPr="0092748F">
              <w:softHyphen/>
              <w:t>8, 8</w:t>
            </w:r>
            <w:r w:rsidRPr="0092748F">
              <w:softHyphen/>
              <w:t xml:space="preserve">30, &gt; 30 ;8: Glacial Ice ;9: Ocean/Sea </w:t>
            </w:r>
          </w:p>
        </w:tc>
      </w:tr>
      <w:tr w:rsidR="006F3335" w:rsidRPr="0092748F" w14:paraId="711F4229" w14:textId="77777777" w:rsidTr="0054354A">
        <w:trPr>
          <w:trHeight w:val="315"/>
        </w:trPr>
        <w:tc>
          <w:tcPr>
            <w:tcW w:w="2338" w:type="dxa"/>
            <w:noWrap/>
            <w:hideMark/>
          </w:tcPr>
          <w:p w14:paraId="1F5C1E6A" w14:textId="77777777" w:rsidR="00E45C65" w:rsidRPr="0092748F" w:rsidRDefault="00E45C65" w:rsidP="00AF720F">
            <w:r w:rsidRPr="0092748F">
              <w:t>Obstructions</w:t>
            </w:r>
          </w:p>
        </w:tc>
        <w:tc>
          <w:tcPr>
            <w:tcW w:w="1477" w:type="dxa"/>
            <w:noWrap/>
            <w:hideMark/>
          </w:tcPr>
          <w:p w14:paraId="2C0796BC" w14:textId="77777777" w:rsidR="00E45C65" w:rsidRPr="0092748F" w:rsidRDefault="00E45C65" w:rsidP="00AF720F">
            <w:r w:rsidRPr="0092748F">
              <w:t>N</w:t>
            </w:r>
          </w:p>
        </w:tc>
        <w:tc>
          <w:tcPr>
            <w:tcW w:w="2300" w:type="dxa"/>
            <w:noWrap/>
            <w:hideMark/>
          </w:tcPr>
          <w:p w14:paraId="3A2E760D" w14:textId="0A3F6123" w:rsidR="00E45C65" w:rsidRPr="0092748F" w:rsidRDefault="00E45C65" w:rsidP="00AF720F">
            <w:r w:rsidRPr="0092748F">
              <w:t>Obstructions around the instrument. The obstructions can be described using width, height, and distance to the sensor. See elements below</w:t>
            </w:r>
            <w:r w:rsidR="008F252F">
              <w:t>.</w:t>
            </w:r>
          </w:p>
        </w:tc>
        <w:tc>
          <w:tcPr>
            <w:tcW w:w="1266" w:type="dxa"/>
            <w:noWrap/>
            <w:hideMark/>
          </w:tcPr>
          <w:p w14:paraId="23739CB4" w14:textId="77777777" w:rsidR="00E45C65" w:rsidRPr="0092748F" w:rsidRDefault="00E45C65" w:rsidP="00AF720F">
            <w:r w:rsidRPr="0092748F">
              <w:t>category</w:t>
            </w:r>
          </w:p>
        </w:tc>
        <w:tc>
          <w:tcPr>
            <w:tcW w:w="1638" w:type="dxa"/>
            <w:noWrap/>
            <w:hideMark/>
          </w:tcPr>
          <w:p w14:paraId="254F5FE9" w14:textId="77777777" w:rsidR="00E45C65" w:rsidRPr="0092748F" w:rsidRDefault="00E45C65" w:rsidP="00AF720F">
            <w:r w:rsidRPr="0092748F">
              <w:t>tree, building, tower, fence, other</w:t>
            </w:r>
          </w:p>
        </w:tc>
      </w:tr>
      <w:tr w:rsidR="006F3335" w:rsidRPr="0092748F" w14:paraId="55CE23B0" w14:textId="77777777" w:rsidTr="0054354A">
        <w:trPr>
          <w:trHeight w:val="315"/>
        </w:trPr>
        <w:tc>
          <w:tcPr>
            <w:tcW w:w="2338" w:type="dxa"/>
            <w:noWrap/>
            <w:hideMark/>
          </w:tcPr>
          <w:p w14:paraId="573A1AE6" w14:textId="77777777" w:rsidR="00E45C65" w:rsidRPr="0092748F" w:rsidRDefault="00E45C65" w:rsidP="00AF720F">
            <w:r w:rsidRPr="0092748F">
              <w:t>Height of Obstructions</w:t>
            </w:r>
          </w:p>
        </w:tc>
        <w:tc>
          <w:tcPr>
            <w:tcW w:w="1477" w:type="dxa"/>
            <w:noWrap/>
            <w:hideMark/>
          </w:tcPr>
          <w:p w14:paraId="6B26DB12" w14:textId="77777777" w:rsidR="00E45C65" w:rsidRPr="0092748F" w:rsidRDefault="00E45C65" w:rsidP="00AF720F">
            <w:r w:rsidRPr="0092748F">
              <w:t>N</w:t>
            </w:r>
          </w:p>
        </w:tc>
        <w:tc>
          <w:tcPr>
            <w:tcW w:w="2300" w:type="dxa"/>
            <w:noWrap/>
            <w:hideMark/>
          </w:tcPr>
          <w:p w14:paraId="4CAF227F" w14:textId="07B07478" w:rsidR="00E45C65" w:rsidRPr="0092748F" w:rsidRDefault="00E45C65" w:rsidP="00AF720F">
            <w:r w:rsidRPr="0092748F">
              <w:t xml:space="preserve">Height of obstruction above </w:t>
            </w:r>
            <w:r w:rsidR="008F252F" w:rsidRPr="0092748F">
              <w:t>reference</w:t>
            </w:r>
            <w:r w:rsidRPr="0092748F">
              <w:t xml:space="preserve"> level</w:t>
            </w:r>
            <w:r w:rsidR="008F252F">
              <w:t>.</w:t>
            </w:r>
          </w:p>
        </w:tc>
        <w:tc>
          <w:tcPr>
            <w:tcW w:w="1266" w:type="dxa"/>
            <w:noWrap/>
            <w:hideMark/>
          </w:tcPr>
          <w:p w14:paraId="75CB3DC5" w14:textId="77777777" w:rsidR="00E45C65" w:rsidRPr="0092748F" w:rsidRDefault="00E45C65" w:rsidP="00AF720F">
            <w:r w:rsidRPr="0092748F">
              <w:t>value and unit</w:t>
            </w:r>
          </w:p>
        </w:tc>
        <w:tc>
          <w:tcPr>
            <w:tcW w:w="1638" w:type="dxa"/>
            <w:noWrap/>
            <w:hideMark/>
          </w:tcPr>
          <w:p w14:paraId="110DB464" w14:textId="77777777" w:rsidR="00E45C65" w:rsidRPr="0092748F" w:rsidRDefault="00E45C65" w:rsidP="00AF720F">
            <w:r w:rsidRPr="0092748F">
              <w:t>10 feet, 100 meters</w:t>
            </w:r>
          </w:p>
        </w:tc>
      </w:tr>
      <w:tr w:rsidR="006F3335" w:rsidRPr="0092748F" w14:paraId="5C3F781B" w14:textId="77777777" w:rsidTr="0054354A">
        <w:trPr>
          <w:trHeight w:val="315"/>
        </w:trPr>
        <w:tc>
          <w:tcPr>
            <w:tcW w:w="2338" w:type="dxa"/>
            <w:noWrap/>
            <w:hideMark/>
          </w:tcPr>
          <w:p w14:paraId="603BFC17" w14:textId="77777777" w:rsidR="00E45C65" w:rsidRPr="0092748F" w:rsidRDefault="00E45C65" w:rsidP="00AF720F">
            <w:r w:rsidRPr="0092748F">
              <w:t>Distance to the Obstructions</w:t>
            </w:r>
          </w:p>
        </w:tc>
        <w:tc>
          <w:tcPr>
            <w:tcW w:w="1477" w:type="dxa"/>
            <w:noWrap/>
            <w:hideMark/>
          </w:tcPr>
          <w:p w14:paraId="7842E06F" w14:textId="77777777" w:rsidR="00E45C65" w:rsidRPr="0092748F" w:rsidRDefault="00E45C65" w:rsidP="00AF720F">
            <w:r w:rsidRPr="0092748F">
              <w:t>N</w:t>
            </w:r>
          </w:p>
        </w:tc>
        <w:tc>
          <w:tcPr>
            <w:tcW w:w="2300" w:type="dxa"/>
            <w:noWrap/>
            <w:hideMark/>
          </w:tcPr>
          <w:p w14:paraId="38A8F99C" w14:textId="77777777" w:rsidR="00E45C65" w:rsidRPr="0092748F" w:rsidRDefault="00E45C65" w:rsidP="00AF720F">
            <w:r w:rsidRPr="0092748F">
              <w:t>Linear distance to obstructions</w:t>
            </w:r>
          </w:p>
        </w:tc>
        <w:tc>
          <w:tcPr>
            <w:tcW w:w="1266" w:type="dxa"/>
            <w:noWrap/>
            <w:hideMark/>
          </w:tcPr>
          <w:p w14:paraId="457CB61B" w14:textId="77777777" w:rsidR="00E45C65" w:rsidRPr="0092748F" w:rsidRDefault="00E45C65" w:rsidP="00AF720F">
            <w:r w:rsidRPr="0092748F">
              <w:t>value and unit</w:t>
            </w:r>
          </w:p>
        </w:tc>
        <w:tc>
          <w:tcPr>
            <w:tcW w:w="1638" w:type="dxa"/>
            <w:noWrap/>
            <w:hideMark/>
          </w:tcPr>
          <w:p w14:paraId="5C62FAE1" w14:textId="77777777" w:rsidR="00E45C65" w:rsidRPr="0092748F" w:rsidRDefault="00E45C65" w:rsidP="00AF720F">
            <w:r w:rsidRPr="0092748F">
              <w:t>10 feet</w:t>
            </w:r>
          </w:p>
        </w:tc>
      </w:tr>
      <w:tr w:rsidR="006F3335" w:rsidRPr="0092748F" w14:paraId="1705AC06" w14:textId="77777777" w:rsidTr="0054354A">
        <w:trPr>
          <w:trHeight w:val="315"/>
        </w:trPr>
        <w:tc>
          <w:tcPr>
            <w:tcW w:w="2338" w:type="dxa"/>
            <w:noWrap/>
            <w:hideMark/>
          </w:tcPr>
          <w:p w14:paraId="09EF9301" w14:textId="77777777" w:rsidR="00E45C65" w:rsidRPr="0092748F" w:rsidRDefault="00E45C65" w:rsidP="00AF720F">
            <w:r w:rsidRPr="0092748F">
              <w:t>Exposure</w:t>
            </w:r>
          </w:p>
        </w:tc>
        <w:tc>
          <w:tcPr>
            <w:tcW w:w="1477" w:type="dxa"/>
            <w:noWrap/>
            <w:hideMark/>
          </w:tcPr>
          <w:p w14:paraId="46E7561E" w14:textId="77777777" w:rsidR="00E45C65" w:rsidRPr="0092748F" w:rsidRDefault="00E45C65" w:rsidP="00AF720F">
            <w:r w:rsidRPr="0092748F">
              <w:t>N</w:t>
            </w:r>
          </w:p>
        </w:tc>
        <w:tc>
          <w:tcPr>
            <w:tcW w:w="2300" w:type="dxa"/>
            <w:noWrap/>
            <w:hideMark/>
          </w:tcPr>
          <w:p w14:paraId="33DFA50D" w14:textId="6DFC0150" w:rsidR="00E45C65" w:rsidRPr="0092748F" w:rsidRDefault="00E45C65" w:rsidP="00AF720F">
            <w:r w:rsidRPr="0092748F">
              <w:t>Description of the exposure of the site/instrument in terms of obstructions to wind and sun and artificial temperature/ moisture sources</w:t>
            </w:r>
            <w:r w:rsidR="008F252F">
              <w:t>.</w:t>
            </w:r>
          </w:p>
        </w:tc>
        <w:tc>
          <w:tcPr>
            <w:tcW w:w="1266" w:type="dxa"/>
            <w:noWrap/>
            <w:hideMark/>
          </w:tcPr>
          <w:p w14:paraId="25CBA9A2" w14:textId="77777777" w:rsidR="00E45C65" w:rsidRPr="0092748F" w:rsidRDefault="00E45C65" w:rsidP="00AF720F">
            <w:r w:rsidRPr="0092748F">
              <w:t>string</w:t>
            </w:r>
          </w:p>
        </w:tc>
        <w:tc>
          <w:tcPr>
            <w:tcW w:w="1638" w:type="dxa"/>
            <w:noWrap/>
            <w:hideMark/>
          </w:tcPr>
          <w:p w14:paraId="11377163" w14:textId="24E87AF4" w:rsidR="00E45C65" w:rsidRPr="0092748F" w:rsidRDefault="008F252F" w:rsidP="008F252F">
            <w:r>
              <w:t>T</w:t>
            </w:r>
            <w:r w:rsidR="00E45C65" w:rsidRPr="0092748F">
              <w:t>he site is exposed to moisture</w:t>
            </w:r>
          </w:p>
        </w:tc>
      </w:tr>
      <w:tr w:rsidR="006F3335" w:rsidRPr="0092748F" w14:paraId="21A7B5C4" w14:textId="77777777" w:rsidTr="0054354A">
        <w:trPr>
          <w:trHeight w:val="315"/>
        </w:trPr>
        <w:tc>
          <w:tcPr>
            <w:tcW w:w="2338" w:type="dxa"/>
            <w:noWrap/>
            <w:hideMark/>
          </w:tcPr>
          <w:p w14:paraId="4FA5197A" w14:textId="77777777" w:rsidR="00E45C65" w:rsidRPr="0092748F" w:rsidRDefault="00E45C65" w:rsidP="00AF720F">
            <w:r w:rsidRPr="0092748F">
              <w:t>Location Digital Panoramic Photos and Drawings</w:t>
            </w:r>
          </w:p>
        </w:tc>
        <w:tc>
          <w:tcPr>
            <w:tcW w:w="1477" w:type="dxa"/>
            <w:noWrap/>
            <w:hideMark/>
          </w:tcPr>
          <w:p w14:paraId="0BCF391C" w14:textId="77777777" w:rsidR="00E45C65" w:rsidRPr="0092748F" w:rsidRDefault="00E45C65" w:rsidP="00AF720F">
            <w:r w:rsidRPr="0092748F">
              <w:t>N</w:t>
            </w:r>
          </w:p>
        </w:tc>
        <w:tc>
          <w:tcPr>
            <w:tcW w:w="2300" w:type="dxa"/>
            <w:noWrap/>
            <w:hideMark/>
          </w:tcPr>
          <w:p w14:paraId="27CEAE35" w14:textId="77777777" w:rsidR="00E45C65" w:rsidRPr="0092748F" w:rsidRDefault="00E45C65" w:rsidP="00AF720F">
            <w:r w:rsidRPr="0092748F">
              <w:t xml:space="preserve">Photos and graphic drawings that display the exposure and surrounding environment. </w:t>
            </w:r>
          </w:p>
        </w:tc>
        <w:tc>
          <w:tcPr>
            <w:tcW w:w="1266" w:type="dxa"/>
            <w:noWrap/>
            <w:hideMark/>
          </w:tcPr>
          <w:p w14:paraId="3EFDE239" w14:textId="77777777" w:rsidR="00E45C65" w:rsidRPr="0092748F" w:rsidRDefault="00E45C65" w:rsidP="00AF720F">
            <w:r w:rsidRPr="0092748F">
              <w:t>image</w:t>
            </w:r>
          </w:p>
        </w:tc>
        <w:tc>
          <w:tcPr>
            <w:tcW w:w="1638" w:type="dxa"/>
            <w:noWrap/>
            <w:hideMark/>
          </w:tcPr>
          <w:p w14:paraId="2CDC7CAD" w14:textId="77777777" w:rsidR="00E45C65" w:rsidRPr="0092748F" w:rsidRDefault="00E45C65" w:rsidP="00AF720F">
            <w:r w:rsidRPr="0092748F">
              <w:t> </w:t>
            </w:r>
          </w:p>
        </w:tc>
      </w:tr>
      <w:tr w:rsidR="006F3335" w:rsidRPr="0092748F" w14:paraId="708BDFCF" w14:textId="77777777" w:rsidTr="0054354A">
        <w:trPr>
          <w:trHeight w:val="315"/>
        </w:trPr>
        <w:tc>
          <w:tcPr>
            <w:tcW w:w="2338" w:type="dxa"/>
            <w:noWrap/>
            <w:hideMark/>
          </w:tcPr>
          <w:p w14:paraId="39F4ED88" w14:textId="77777777" w:rsidR="00E45C65" w:rsidRPr="0092748F" w:rsidRDefault="00E45C65" w:rsidP="00AF720F">
            <w:r w:rsidRPr="0092748F">
              <w:t>Topography Map</w:t>
            </w:r>
          </w:p>
        </w:tc>
        <w:tc>
          <w:tcPr>
            <w:tcW w:w="1477" w:type="dxa"/>
            <w:noWrap/>
            <w:hideMark/>
          </w:tcPr>
          <w:p w14:paraId="04493F45" w14:textId="77777777" w:rsidR="00E45C65" w:rsidRPr="0092748F" w:rsidRDefault="00E45C65" w:rsidP="00AF720F">
            <w:r w:rsidRPr="0092748F">
              <w:t>N</w:t>
            </w:r>
          </w:p>
        </w:tc>
        <w:tc>
          <w:tcPr>
            <w:tcW w:w="2300" w:type="dxa"/>
            <w:noWrap/>
            <w:hideMark/>
          </w:tcPr>
          <w:p w14:paraId="090CEAC6" w14:textId="77777777" w:rsidR="00E45C65" w:rsidRPr="0092748F" w:rsidRDefault="00E45C65" w:rsidP="00AF720F">
            <w:r w:rsidRPr="0092748F">
              <w:t xml:space="preserve">Map image/file of the area surrounding the station. </w:t>
            </w:r>
          </w:p>
        </w:tc>
        <w:tc>
          <w:tcPr>
            <w:tcW w:w="1266" w:type="dxa"/>
            <w:noWrap/>
            <w:hideMark/>
          </w:tcPr>
          <w:p w14:paraId="4F9763F4" w14:textId="77777777" w:rsidR="00E45C65" w:rsidRPr="0092748F" w:rsidRDefault="00E45C65" w:rsidP="00AF720F">
            <w:r w:rsidRPr="0092748F">
              <w:t>image</w:t>
            </w:r>
          </w:p>
        </w:tc>
        <w:tc>
          <w:tcPr>
            <w:tcW w:w="1638" w:type="dxa"/>
            <w:noWrap/>
            <w:hideMark/>
          </w:tcPr>
          <w:p w14:paraId="7DE2600D" w14:textId="77777777" w:rsidR="00E45C65" w:rsidRPr="0092748F" w:rsidRDefault="00E45C65" w:rsidP="00AF720F">
            <w:r w:rsidRPr="0092748F">
              <w:t> </w:t>
            </w:r>
          </w:p>
        </w:tc>
      </w:tr>
    </w:tbl>
    <w:p w14:paraId="7A57E80D" w14:textId="77777777" w:rsidR="00AD4CCC" w:rsidRDefault="00AD4CCC">
      <w:pPr>
        <w:ind w:left="720"/>
      </w:pPr>
    </w:p>
    <w:p w14:paraId="196E2127" w14:textId="77777777" w:rsidR="00AD4CCC" w:rsidRDefault="009F3290" w:rsidP="0093590C">
      <w:pPr>
        <w:numPr>
          <w:ilvl w:val="2"/>
          <w:numId w:val="10"/>
        </w:numPr>
        <w:ind w:left="540" w:hanging="180"/>
        <w:contextualSpacing/>
        <w:jc w:val="both"/>
      </w:pPr>
      <w:r>
        <w:t xml:space="preserve">Conventions </w:t>
      </w:r>
    </w:p>
    <w:p w14:paraId="30FA9455" w14:textId="77777777" w:rsidR="00AD4CCC" w:rsidRDefault="009F3290" w:rsidP="0093590C">
      <w:pPr>
        <w:numPr>
          <w:ilvl w:val="0"/>
          <w:numId w:val="5"/>
        </w:numPr>
        <w:ind w:left="540" w:hanging="180"/>
        <w:contextualSpacing/>
        <w:jc w:val="both"/>
      </w:pPr>
      <w:r>
        <w:t>Each Setup and Field Description will have a unique Setup and Field Description ID.</w:t>
      </w:r>
    </w:p>
    <w:p w14:paraId="18195F71" w14:textId="515ED1F4" w:rsidR="00AD4CCC" w:rsidRDefault="009F3290" w:rsidP="0093590C">
      <w:pPr>
        <w:numPr>
          <w:ilvl w:val="0"/>
          <w:numId w:val="5"/>
        </w:numPr>
        <w:ind w:left="540" w:hanging="180"/>
        <w:contextualSpacing/>
        <w:jc w:val="both"/>
      </w:pPr>
      <w:r>
        <w:t>The Event ID is an internal identifier (foreign key) referring the event to which the Setup and Field Description is attached. The event can be the deployment or the calibration.</w:t>
      </w:r>
    </w:p>
    <w:p w14:paraId="52FB7DF8" w14:textId="77777777" w:rsidR="00AD4CCC" w:rsidRDefault="009F3290" w:rsidP="00A24D6C">
      <w:pPr>
        <w:pStyle w:val="Heading2"/>
        <w:numPr>
          <w:ilvl w:val="1"/>
          <w:numId w:val="10"/>
        </w:numPr>
        <w:ind w:left="540" w:firstLine="0"/>
        <w:jc w:val="both"/>
      </w:pPr>
      <w:bookmarkStart w:id="67" w:name="h.hiwgj58obk1s" w:colFirst="0" w:colLast="0"/>
      <w:bookmarkStart w:id="68" w:name="_Toc465089045"/>
      <w:bookmarkEnd w:id="67"/>
      <w:r>
        <w:lastRenderedPageBreak/>
        <w:t>Deployment data transport</w:t>
      </w:r>
      <w:bookmarkEnd w:id="68"/>
    </w:p>
    <w:p w14:paraId="151C672B" w14:textId="77777777" w:rsidR="00AD4CCC" w:rsidRDefault="009F3290" w:rsidP="00A24D6C">
      <w:pPr>
        <w:ind w:firstLine="720"/>
        <w:jc w:val="both"/>
      </w:pPr>
      <w:r>
        <w:t xml:space="preserve">The Deployment Data Transport data element is a list of metadata elements that describe the data community between the instrument and the data storage center in certain deployment situation. The data elements are the same as shown in “Instrument Data Transportation” part. See “Instrument Data Transportation” part for reference.  </w:t>
      </w:r>
    </w:p>
    <w:p w14:paraId="2BB5ADF2" w14:textId="77777777" w:rsidR="00AD4CCC" w:rsidRDefault="00AD4CCC" w:rsidP="00A24D6C">
      <w:pPr>
        <w:ind w:left="540"/>
        <w:jc w:val="both"/>
      </w:pPr>
    </w:p>
    <w:p w14:paraId="73DEF4A7" w14:textId="77777777" w:rsidR="00AD4CCC" w:rsidRDefault="009F3290" w:rsidP="00A24D6C">
      <w:pPr>
        <w:numPr>
          <w:ilvl w:val="2"/>
          <w:numId w:val="10"/>
        </w:numPr>
        <w:ind w:left="540" w:firstLine="0"/>
        <w:contextualSpacing/>
        <w:jc w:val="both"/>
      </w:pPr>
      <w:r>
        <w:t xml:space="preserve">Conventions </w:t>
      </w:r>
    </w:p>
    <w:p w14:paraId="4B5C9F68" w14:textId="4BBC0CCE" w:rsidR="00E23F4D" w:rsidRDefault="009F3290" w:rsidP="00A24D6C">
      <w:pPr>
        <w:numPr>
          <w:ilvl w:val="0"/>
          <w:numId w:val="3"/>
        </w:numPr>
        <w:ind w:left="540" w:firstLine="0"/>
        <w:contextualSpacing/>
        <w:jc w:val="both"/>
      </w:pPr>
      <w:r>
        <w:t>Each Data Transport will have a unique Data Transport ID.</w:t>
      </w:r>
    </w:p>
    <w:p w14:paraId="084410EF" w14:textId="77777777" w:rsidR="00E23F4D" w:rsidRDefault="00E23F4D">
      <w:r>
        <w:br w:type="page"/>
      </w:r>
    </w:p>
    <w:p w14:paraId="1EC0866A" w14:textId="78558E31" w:rsidR="00AB434C" w:rsidRDefault="00C22037" w:rsidP="00D47B21">
      <w:pPr>
        <w:pStyle w:val="Heading1"/>
        <w:ind w:left="360" w:hanging="360"/>
        <w:jc w:val="both"/>
      </w:pPr>
      <w:bookmarkStart w:id="69" w:name="_Toc465089046"/>
      <w:r>
        <w:lastRenderedPageBreak/>
        <w:t>4</w:t>
      </w:r>
      <w:r w:rsidR="003E4C21">
        <w:t xml:space="preserve">. </w:t>
      </w:r>
      <w:r w:rsidR="00AB434C">
        <w:t>Output</w:t>
      </w:r>
      <w:bookmarkEnd w:id="69"/>
    </w:p>
    <w:p w14:paraId="4A8AD67E" w14:textId="1239FC07" w:rsidR="00AB434C" w:rsidRDefault="00AB434C" w:rsidP="00D47B21">
      <w:pPr>
        <w:pStyle w:val="Heading2"/>
        <w:numPr>
          <w:ilvl w:val="1"/>
          <w:numId w:val="15"/>
        </w:numPr>
        <w:ind w:left="540" w:firstLine="0"/>
        <w:jc w:val="both"/>
      </w:pPr>
      <w:bookmarkStart w:id="70" w:name="OLE_LINK8"/>
      <w:bookmarkStart w:id="71" w:name="OLE_LINK9"/>
      <w:bookmarkStart w:id="72" w:name="_Toc465089047"/>
      <w:r>
        <w:t>Measured Output</w:t>
      </w:r>
      <w:bookmarkEnd w:id="72"/>
    </w:p>
    <w:bookmarkEnd w:id="70"/>
    <w:bookmarkEnd w:id="71"/>
    <w:p w14:paraId="7853637A" w14:textId="6981F03E" w:rsidR="00AB434C" w:rsidRDefault="00AB434C" w:rsidP="00D47B21">
      <w:pPr>
        <w:ind w:firstLine="720"/>
        <w:jc w:val="both"/>
      </w:pPr>
      <w:r>
        <w:t xml:space="preserve">The output of an instrument with certain deployment is the data/signal collected in specific time and location. The deployment output data element is the list of metadata of the data/signal generated/collected by the instrument. </w:t>
      </w:r>
    </w:p>
    <w:p w14:paraId="321C454B" w14:textId="77777777" w:rsidR="00AB434C" w:rsidRDefault="00AB434C" w:rsidP="00AB434C">
      <w:pPr>
        <w:ind w:left="720"/>
      </w:pPr>
    </w:p>
    <w:p w14:paraId="019B1F66" w14:textId="621472E9" w:rsidR="00AB434C" w:rsidRDefault="00A31CC3" w:rsidP="00D47B21">
      <w:pPr>
        <w:pStyle w:val="Caption"/>
        <w:spacing w:after="0"/>
        <w:jc w:val="both"/>
      </w:pPr>
      <w:bookmarkStart w:id="73" w:name="_Toc465088953"/>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EA5B32">
        <w:rPr>
          <w:i w:val="0"/>
          <w:noProof/>
          <w:color w:val="auto"/>
          <w:sz w:val="22"/>
          <w:szCs w:val="22"/>
        </w:rPr>
        <w:t>14</w:t>
      </w:r>
      <w:r w:rsidRPr="000C1D6C">
        <w:rPr>
          <w:i w:val="0"/>
          <w:color w:val="auto"/>
          <w:sz w:val="22"/>
          <w:szCs w:val="22"/>
        </w:rPr>
        <w:fldChar w:fldCharType="end"/>
      </w:r>
      <w:r w:rsidRPr="000C1D6C">
        <w:rPr>
          <w:i w:val="0"/>
          <w:color w:val="auto"/>
          <w:sz w:val="22"/>
          <w:szCs w:val="22"/>
        </w:rPr>
        <w:t xml:space="preserve">: </w:t>
      </w:r>
      <w:r w:rsidR="00D47B21">
        <w:rPr>
          <w:i w:val="0"/>
          <w:color w:val="auto"/>
          <w:sz w:val="22"/>
          <w:szCs w:val="22"/>
        </w:rPr>
        <w:t>Measured Output</w:t>
      </w:r>
      <w:r>
        <w:rPr>
          <w:i w:val="0"/>
          <w:color w:val="auto"/>
          <w:sz w:val="22"/>
          <w:szCs w:val="22"/>
        </w:rPr>
        <w:t xml:space="preserve"> </w:t>
      </w:r>
      <w:r w:rsidRPr="000C1D6C">
        <w:rPr>
          <w:i w:val="0"/>
          <w:color w:val="auto"/>
          <w:sz w:val="22"/>
          <w:szCs w:val="22"/>
        </w:rPr>
        <w:t>entity details.</w:t>
      </w:r>
      <w:bookmarkEnd w:id="73"/>
    </w:p>
    <w:tbl>
      <w:tblPr>
        <w:tblStyle w:val="TableGrid"/>
        <w:tblW w:w="0" w:type="auto"/>
        <w:tblLook w:val="04A0" w:firstRow="1" w:lastRow="0" w:firstColumn="1" w:lastColumn="0" w:noHBand="0" w:noVBand="1"/>
      </w:tblPr>
      <w:tblGrid>
        <w:gridCol w:w="1497"/>
        <w:gridCol w:w="998"/>
        <w:gridCol w:w="2820"/>
        <w:gridCol w:w="1152"/>
        <w:gridCol w:w="2552"/>
      </w:tblGrid>
      <w:tr w:rsidR="00AB434C" w:rsidRPr="0092748F" w14:paraId="732EAF93" w14:textId="77777777" w:rsidTr="005752E9">
        <w:trPr>
          <w:trHeight w:val="300"/>
        </w:trPr>
        <w:tc>
          <w:tcPr>
            <w:tcW w:w="1378" w:type="dxa"/>
            <w:shd w:val="clear" w:color="auto" w:fill="F2F2F2" w:themeFill="background1" w:themeFillShade="F2"/>
            <w:noWrap/>
            <w:vAlign w:val="center"/>
            <w:hideMark/>
          </w:tcPr>
          <w:p w14:paraId="371034AB" w14:textId="19F599C4" w:rsidR="00AB434C" w:rsidRPr="0092748F" w:rsidRDefault="00AB434C" w:rsidP="00D47B21">
            <w:pPr>
              <w:jc w:val="center"/>
              <w:rPr>
                <w:b/>
                <w:bCs/>
              </w:rPr>
            </w:pPr>
            <w:r w:rsidRPr="0092748F">
              <w:rPr>
                <w:b/>
                <w:bCs/>
              </w:rPr>
              <w:t xml:space="preserve">Data </w:t>
            </w:r>
            <w:r w:rsidR="00D47B21">
              <w:rPr>
                <w:b/>
                <w:bCs/>
              </w:rPr>
              <w:t>E</w:t>
            </w:r>
            <w:r w:rsidRPr="0092748F">
              <w:rPr>
                <w:b/>
                <w:bCs/>
              </w:rPr>
              <w:t>lement</w:t>
            </w:r>
          </w:p>
        </w:tc>
        <w:tc>
          <w:tcPr>
            <w:tcW w:w="1095" w:type="dxa"/>
            <w:shd w:val="clear" w:color="auto" w:fill="F2F2F2" w:themeFill="background1" w:themeFillShade="F2"/>
            <w:noWrap/>
            <w:vAlign w:val="center"/>
            <w:hideMark/>
          </w:tcPr>
          <w:p w14:paraId="03C148D6" w14:textId="77777777" w:rsidR="00AB434C" w:rsidRPr="0092748F" w:rsidRDefault="00AB434C" w:rsidP="00D47B21">
            <w:pPr>
              <w:jc w:val="center"/>
              <w:rPr>
                <w:b/>
                <w:bCs/>
              </w:rPr>
            </w:pPr>
            <w:r w:rsidRPr="0092748F">
              <w:rPr>
                <w:b/>
                <w:bCs/>
              </w:rPr>
              <w:t>Required</w:t>
            </w:r>
          </w:p>
        </w:tc>
        <w:tc>
          <w:tcPr>
            <w:tcW w:w="3144" w:type="dxa"/>
            <w:shd w:val="clear" w:color="auto" w:fill="F2F2F2" w:themeFill="background1" w:themeFillShade="F2"/>
            <w:noWrap/>
            <w:vAlign w:val="center"/>
            <w:hideMark/>
          </w:tcPr>
          <w:p w14:paraId="2913E7FA" w14:textId="77777777" w:rsidR="00AB434C" w:rsidRPr="0092748F" w:rsidRDefault="00AB434C" w:rsidP="00D47B21">
            <w:pPr>
              <w:jc w:val="center"/>
              <w:rPr>
                <w:b/>
                <w:bCs/>
              </w:rPr>
            </w:pPr>
            <w:r w:rsidRPr="0092748F">
              <w:rPr>
                <w:b/>
                <w:bCs/>
              </w:rPr>
              <w:t>Description</w:t>
            </w:r>
          </w:p>
        </w:tc>
        <w:tc>
          <w:tcPr>
            <w:tcW w:w="1066" w:type="dxa"/>
            <w:shd w:val="clear" w:color="auto" w:fill="F2F2F2" w:themeFill="background1" w:themeFillShade="F2"/>
            <w:noWrap/>
            <w:vAlign w:val="center"/>
            <w:hideMark/>
          </w:tcPr>
          <w:p w14:paraId="7BB71811" w14:textId="7A846F18" w:rsidR="00AB434C" w:rsidRPr="0092748F" w:rsidRDefault="00AB434C" w:rsidP="00D47B21">
            <w:pPr>
              <w:jc w:val="center"/>
              <w:rPr>
                <w:b/>
                <w:bCs/>
              </w:rPr>
            </w:pPr>
            <w:r w:rsidRPr="0092748F">
              <w:rPr>
                <w:b/>
                <w:bCs/>
              </w:rPr>
              <w:t xml:space="preserve">Data </w:t>
            </w:r>
            <w:r w:rsidR="00D47B21">
              <w:rPr>
                <w:b/>
                <w:bCs/>
              </w:rPr>
              <w:t>T</w:t>
            </w:r>
            <w:r w:rsidRPr="0092748F">
              <w:rPr>
                <w:b/>
                <w:bCs/>
              </w:rPr>
              <w:t>ype</w:t>
            </w:r>
          </w:p>
        </w:tc>
        <w:tc>
          <w:tcPr>
            <w:tcW w:w="2336" w:type="dxa"/>
            <w:shd w:val="clear" w:color="auto" w:fill="F2F2F2" w:themeFill="background1" w:themeFillShade="F2"/>
            <w:noWrap/>
            <w:vAlign w:val="center"/>
            <w:hideMark/>
          </w:tcPr>
          <w:p w14:paraId="3A23317F" w14:textId="01B2D3D4" w:rsidR="00AB434C" w:rsidRPr="0092748F" w:rsidRDefault="00AB434C" w:rsidP="00D47B21">
            <w:pPr>
              <w:jc w:val="center"/>
              <w:rPr>
                <w:b/>
                <w:bCs/>
              </w:rPr>
            </w:pPr>
            <w:r w:rsidRPr="0092748F">
              <w:rPr>
                <w:b/>
                <w:bCs/>
              </w:rPr>
              <w:t xml:space="preserve">Possible/Example </w:t>
            </w:r>
            <w:r w:rsidR="00D47B21">
              <w:rPr>
                <w:b/>
                <w:bCs/>
              </w:rPr>
              <w:t>V</w:t>
            </w:r>
            <w:r w:rsidRPr="0092748F">
              <w:rPr>
                <w:b/>
                <w:bCs/>
              </w:rPr>
              <w:t>alue</w:t>
            </w:r>
          </w:p>
        </w:tc>
      </w:tr>
      <w:tr w:rsidR="00AB434C" w:rsidRPr="0092748F" w14:paraId="5F56EEA2" w14:textId="77777777" w:rsidTr="005752E9">
        <w:trPr>
          <w:trHeight w:val="300"/>
        </w:trPr>
        <w:tc>
          <w:tcPr>
            <w:tcW w:w="1378" w:type="dxa"/>
            <w:noWrap/>
            <w:hideMark/>
          </w:tcPr>
          <w:p w14:paraId="61127D75" w14:textId="77777777" w:rsidR="00AB434C" w:rsidRPr="0092748F" w:rsidRDefault="00AB434C" w:rsidP="003E4C21">
            <w:r w:rsidRPr="0092748F">
              <w:t>Deployment Output ID</w:t>
            </w:r>
          </w:p>
        </w:tc>
        <w:tc>
          <w:tcPr>
            <w:tcW w:w="1095" w:type="dxa"/>
            <w:noWrap/>
            <w:hideMark/>
          </w:tcPr>
          <w:p w14:paraId="1D63D071" w14:textId="77777777" w:rsidR="00AB434C" w:rsidRPr="0092748F" w:rsidRDefault="00AB434C" w:rsidP="003E4C21">
            <w:r w:rsidRPr="0092748F">
              <w:t>Y</w:t>
            </w:r>
          </w:p>
        </w:tc>
        <w:tc>
          <w:tcPr>
            <w:tcW w:w="3144" w:type="dxa"/>
            <w:noWrap/>
            <w:hideMark/>
          </w:tcPr>
          <w:p w14:paraId="194037D9" w14:textId="77777777" w:rsidR="00AB434C" w:rsidRPr="0092748F" w:rsidRDefault="00AB434C" w:rsidP="003E4C21">
            <w:r w:rsidRPr="0092748F">
              <w:t>The unique identifier used to differential the output of certain deployment.</w:t>
            </w:r>
          </w:p>
        </w:tc>
        <w:tc>
          <w:tcPr>
            <w:tcW w:w="1066" w:type="dxa"/>
            <w:noWrap/>
            <w:hideMark/>
          </w:tcPr>
          <w:p w14:paraId="4FAB4D88" w14:textId="77777777" w:rsidR="00AB434C" w:rsidRPr="0092748F" w:rsidRDefault="00AB434C" w:rsidP="003E4C21">
            <w:r w:rsidRPr="0092748F">
              <w:t>String (Numerical)</w:t>
            </w:r>
          </w:p>
        </w:tc>
        <w:tc>
          <w:tcPr>
            <w:tcW w:w="2336" w:type="dxa"/>
            <w:noWrap/>
            <w:hideMark/>
          </w:tcPr>
          <w:p w14:paraId="79CA421B" w14:textId="77777777" w:rsidR="00AB434C" w:rsidRPr="0092748F" w:rsidRDefault="00AB434C" w:rsidP="003E4C21">
            <w:r w:rsidRPr="0092748F">
              <w:t>123</w:t>
            </w:r>
          </w:p>
        </w:tc>
      </w:tr>
      <w:tr w:rsidR="00AB434C" w:rsidRPr="0092748F" w14:paraId="7AE02153" w14:textId="77777777" w:rsidTr="005752E9">
        <w:trPr>
          <w:trHeight w:val="300"/>
        </w:trPr>
        <w:tc>
          <w:tcPr>
            <w:tcW w:w="1378" w:type="dxa"/>
            <w:noWrap/>
            <w:hideMark/>
          </w:tcPr>
          <w:p w14:paraId="250D9B30" w14:textId="77777777" w:rsidR="00AB434C" w:rsidRPr="0092748F" w:rsidRDefault="00AB434C" w:rsidP="003E4C21">
            <w:r w:rsidRPr="0092748F">
              <w:t>Measured Species</w:t>
            </w:r>
          </w:p>
        </w:tc>
        <w:tc>
          <w:tcPr>
            <w:tcW w:w="1095" w:type="dxa"/>
            <w:noWrap/>
            <w:hideMark/>
          </w:tcPr>
          <w:p w14:paraId="16074E37" w14:textId="77777777" w:rsidR="00AB434C" w:rsidRPr="0092748F" w:rsidRDefault="00AB434C" w:rsidP="003E4C21">
            <w:r w:rsidRPr="0092748F">
              <w:t>Y</w:t>
            </w:r>
          </w:p>
        </w:tc>
        <w:tc>
          <w:tcPr>
            <w:tcW w:w="3144" w:type="dxa"/>
            <w:noWrap/>
            <w:hideMark/>
          </w:tcPr>
          <w:p w14:paraId="31505C4A" w14:textId="1315384E" w:rsidR="00AB434C" w:rsidRPr="0092748F" w:rsidRDefault="00D47B21" w:rsidP="00D47B21">
            <w:r>
              <w:t>T</w:t>
            </w:r>
            <w:r w:rsidR="00AB434C" w:rsidRPr="0092748F">
              <w:t xml:space="preserve">he </w:t>
            </w:r>
            <w:r>
              <w:t xml:space="preserve">species the instrument </w:t>
            </w:r>
            <w:r w:rsidR="00AB434C" w:rsidRPr="0092748F">
              <w:t>measures.</w:t>
            </w:r>
          </w:p>
        </w:tc>
        <w:tc>
          <w:tcPr>
            <w:tcW w:w="1066" w:type="dxa"/>
            <w:noWrap/>
            <w:hideMark/>
          </w:tcPr>
          <w:p w14:paraId="72F14138" w14:textId="77777777" w:rsidR="00AB434C" w:rsidRPr="0092748F" w:rsidRDefault="00AB434C" w:rsidP="003E4C21">
            <w:r w:rsidRPr="0092748F">
              <w:t>String</w:t>
            </w:r>
          </w:p>
        </w:tc>
        <w:tc>
          <w:tcPr>
            <w:tcW w:w="2336" w:type="dxa"/>
            <w:noWrap/>
            <w:hideMark/>
          </w:tcPr>
          <w:p w14:paraId="2C600658" w14:textId="77777777" w:rsidR="00AB434C" w:rsidRPr="0092748F" w:rsidRDefault="00AB434C" w:rsidP="003E4C21">
            <w:r w:rsidRPr="0092748F">
              <w:t>PM 2.5, PM 10, Ozone</w:t>
            </w:r>
          </w:p>
        </w:tc>
      </w:tr>
      <w:tr w:rsidR="00AB434C" w:rsidRPr="0092748F" w14:paraId="1C8C2BDD" w14:textId="77777777" w:rsidTr="005752E9">
        <w:trPr>
          <w:trHeight w:val="300"/>
        </w:trPr>
        <w:tc>
          <w:tcPr>
            <w:tcW w:w="1378" w:type="dxa"/>
            <w:noWrap/>
            <w:hideMark/>
          </w:tcPr>
          <w:p w14:paraId="036B78AC" w14:textId="77777777" w:rsidR="00AB434C" w:rsidRPr="0092748F" w:rsidRDefault="00AB434C" w:rsidP="003E4C21">
            <w:r w:rsidRPr="0092748F">
              <w:t>Concept Name of the Measured Species</w:t>
            </w:r>
          </w:p>
        </w:tc>
        <w:tc>
          <w:tcPr>
            <w:tcW w:w="1095" w:type="dxa"/>
            <w:noWrap/>
            <w:hideMark/>
          </w:tcPr>
          <w:p w14:paraId="4D011A5A" w14:textId="77777777" w:rsidR="00AB434C" w:rsidRPr="0092748F" w:rsidRDefault="00AB434C" w:rsidP="003E4C21">
            <w:r w:rsidRPr="0092748F">
              <w:t>N</w:t>
            </w:r>
          </w:p>
        </w:tc>
        <w:tc>
          <w:tcPr>
            <w:tcW w:w="3144" w:type="dxa"/>
            <w:noWrap/>
            <w:hideMark/>
          </w:tcPr>
          <w:p w14:paraId="3E5CCD8E" w14:textId="77777777" w:rsidR="00AB434C" w:rsidRPr="0092748F" w:rsidRDefault="00AB434C" w:rsidP="003E4C21">
            <w:r w:rsidRPr="0092748F">
              <w:t>A name representing the measured species which is assigned by the system or taken from a reference terminology or ontology.</w:t>
            </w:r>
          </w:p>
        </w:tc>
        <w:tc>
          <w:tcPr>
            <w:tcW w:w="1066" w:type="dxa"/>
            <w:noWrap/>
            <w:hideMark/>
          </w:tcPr>
          <w:p w14:paraId="094698C8" w14:textId="77777777" w:rsidR="00AB434C" w:rsidRPr="0092748F" w:rsidRDefault="00AB434C" w:rsidP="003E4C21">
            <w:r w:rsidRPr="0092748F">
              <w:t>String</w:t>
            </w:r>
          </w:p>
        </w:tc>
        <w:tc>
          <w:tcPr>
            <w:tcW w:w="2336" w:type="dxa"/>
            <w:noWrap/>
            <w:hideMark/>
          </w:tcPr>
          <w:p w14:paraId="745FDC1D" w14:textId="77777777" w:rsidR="00AB434C" w:rsidRPr="0092748F" w:rsidRDefault="00AB434C" w:rsidP="003E4C21">
            <w:r w:rsidRPr="0092748F">
              <w:t>Fine particles, motion, temperature</w:t>
            </w:r>
          </w:p>
        </w:tc>
      </w:tr>
      <w:tr w:rsidR="00AB434C" w:rsidRPr="0092748F" w14:paraId="690D5E67" w14:textId="77777777" w:rsidTr="005752E9">
        <w:trPr>
          <w:trHeight w:val="300"/>
        </w:trPr>
        <w:tc>
          <w:tcPr>
            <w:tcW w:w="1378" w:type="dxa"/>
            <w:noWrap/>
            <w:hideMark/>
          </w:tcPr>
          <w:p w14:paraId="487B8358" w14:textId="77777777" w:rsidR="00AB434C" w:rsidRPr="0092748F" w:rsidRDefault="00AB434C" w:rsidP="003E4C21">
            <w:r w:rsidRPr="0092748F">
              <w:t xml:space="preserve">Concept ID of the Measured Species </w:t>
            </w:r>
          </w:p>
        </w:tc>
        <w:tc>
          <w:tcPr>
            <w:tcW w:w="1095" w:type="dxa"/>
            <w:noWrap/>
            <w:hideMark/>
          </w:tcPr>
          <w:p w14:paraId="456A9A70" w14:textId="77777777" w:rsidR="00AB434C" w:rsidRPr="0092748F" w:rsidRDefault="00AB434C" w:rsidP="003E4C21">
            <w:r w:rsidRPr="0092748F">
              <w:t>N</w:t>
            </w:r>
          </w:p>
        </w:tc>
        <w:tc>
          <w:tcPr>
            <w:tcW w:w="3144" w:type="dxa"/>
            <w:noWrap/>
            <w:hideMark/>
          </w:tcPr>
          <w:p w14:paraId="25B3A1DE" w14:textId="77777777" w:rsidR="00AB434C" w:rsidRPr="0092748F" w:rsidRDefault="00AB434C" w:rsidP="003E4C21">
            <w:r w:rsidRPr="0092748F">
              <w:t>An ID representing the measured species which is assigned by the system or taken from a reference terminology or ontology, .standard universal term for our measured entity, from sources such as CHeBI</w:t>
            </w:r>
          </w:p>
        </w:tc>
        <w:tc>
          <w:tcPr>
            <w:tcW w:w="1066" w:type="dxa"/>
            <w:noWrap/>
            <w:hideMark/>
          </w:tcPr>
          <w:p w14:paraId="775579B1" w14:textId="77777777" w:rsidR="00AB434C" w:rsidRPr="0092748F" w:rsidRDefault="00AB434C" w:rsidP="003E4C21">
            <w:r w:rsidRPr="0092748F">
              <w:t>String</w:t>
            </w:r>
          </w:p>
        </w:tc>
        <w:tc>
          <w:tcPr>
            <w:tcW w:w="2336" w:type="dxa"/>
            <w:noWrap/>
            <w:hideMark/>
          </w:tcPr>
          <w:p w14:paraId="252A7669" w14:textId="77777777" w:rsidR="00AB434C" w:rsidRPr="0092748F" w:rsidRDefault="00AB434C" w:rsidP="003E4C21">
            <w:r w:rsidRPr="0092748F">
              <w:t>O3 for ozone or PM_2.5 for PM 2.5</w:t>
            </w:r>
          </w:p>
        </w:tc>
      </w:tr>
      <w:tr w:rsidR="00AB434C" w:rsidRPr="0092748F" w14:paraId="76F3EF85" w14:textId="77777777" w:rsidTr="005752E9">
        <w:trPr>
          <w:trHeight w:val="300"/>
        </w:trPr>
        <w:tc>
          <w:tcPr>
            <w:tcW w:w="1378" w:type="dxa"/>
            <w:noWrap/>
            <w:hideMark/>
          </w:tcPr>
          <w:p w14:paraId="40EB8177" w14:textId="77777777" w:rsidR="00AB434C" w:rsidRPr="0092748F" w:rsidRDefault="00AB434C" w:rsidP="003E4C21">
            <w:r w:rsidRPr="0092748F">
              <w:t>Concept Namespace of the Measured Species</w:t>
            </w:r>
          </w:p>
        </w:tc>
        <w:tc>
          <w:tcPr>
            <w:tcW w:w="1095" w:type="dxa"/>
            <w:noWrap/>
            <w:hideMark/>
          </w:tcPr>
          <w:p w14:paraId="25D28939" w14:textId="77777777" w:rsidR="00AB434C" w:rsidRPr="0092748F" w:rsidRDefault="00AB434C" w:rsidP="003E4C21">
            <w:r w:rsidRPr="0092748F">
              <w:t>N</w:t>
            </w:r>
          </w:p>
        </w:tc>
        <w:tc>
          <w:tcPr>
            <w:tcW w:w="3144" w:type="dxa"/>
            <w:noWrap/>
            <w:hideMark/>
          </w:tcPr>
          <w:p w14:paraId="18E72521" w14:textId="77777777" w:rsidR="00AB434C" w:rsidRPr="0092748F" w:rsidRDefault="00AB434C" w:rsidP="003E4C21">
            <w:r w:rsidRPr="0092748F">
              <w:t>The standard terminology/reference used as a reference for identifying of the measured species. The Standard Ontology of Measured Entity</w:t>
            </w:r>
          </w:p>
        </w:tc>
        <w:tc>
          <w:tcPr>
            <w:tcW w:w="1066" w:type="dxa"/>
            <w:noWrap/>
            <w:hideMark/>
          </w:tcPr>
          <w:p w14:paraId="76881929" w14:textId="77777777" w:rsidR="00AB434C" w:rsidRPr="0092748F" w:rsidRDefault="00AB434C" w:rsidP="003E4C21">
            <w:r w:rsidRPr="0092748F">
              <w:t>Category</w:t>
            </w:r>
          </w:p>
        </w:tc>
        <w:tc>
          <w:tcPr>
            <w:tcW w:w="2336" w:type="dxa"/>
            <w:noWrap/>
            <w:hideMark/>
          </w:tcPr>
          <w:p w14:paraId="5E3A203F" w14:textId="77777777" w:rsidR="00AB434C" w:rsidRPr="0092748F" w:rsidRDefault="00AB434C" w:rsidP="003E4C21">
            <w:r w:rsidRPr="0092748F">
              <w:t>CHeBI ontologies of ammonium are applications, biological roles and chemical roles</w:t>
            </w:r>
          </w:p>
        </w:tc>
      </w:tr>
      <w:tr w:rsidR="00AB434C" w:rsidRPr="0092748F" w14:paraId="756FCD08" w14:textId="77777777" w:rsidTr="005752E9">
        <w:trPr>
          <w:trHeight w:val="300"/>
        </w:trPr>
        <w:tc>
          <w:tcPr>
            <w:tcW w:w="1378" w:type="dxa"/>
            <w:noWrap/>
            <w:hideMark/>
          </w:tcPr>
          <w:p w14:paraId="0738AAF8" w14:textId="77777777" w:rsidR="00AB434C" w:rsidRPr="0092748F" w:rsidRDefault="00AB434C" w:rsidP="003E4C21">
            <w:r w:rsidRPr="0092748F">
              <w:t>Data Collection Resolution</w:t>
            </w:r>
          </w:p>
        </w:tc>
        <w:tc>
          <w:tcPr>
            <w:tcW w:w="1095" w:type="dxa"/>
            <w:noWrap/>
            <w:hideMark/>
          </w:tcPr>
          <w:p w14:paraId="2403A411" w14:textId="77777777" w:rsidR="00AB434C" w:rsidRPr="0092748F" w:rsidRDefault="00AB434C" w:rsidP="003E4C21">
            <w:r w:rsidRPr="0092748F">
              <w:t>N</w:t>
            </w:r>
          </w:p>
        </w:tc>
        <w:tc>
          <w:tcPr>
            <w:tcW w:w="3144" w:type="dxa"/>
            <w:noWrap/>
            <w:hideMark/>
          </w:tcPr>
          <w:p w14:paraId="3AB9EDF4" w14:textId="77777777" w:rsidR="00AB434C" w:rsidRPr="0092748F" w:rsidRDefault="00AB434C" w:rsidP="003E4C21">
            <w:r w:rsidRPr="0092748F">
              <w:t>Time step for data collection in the real situation</w:t>
            </w:r>
          </w:p>
        </w:tc>
        <w:tc>
          <w:tcPr>
            <w:tcW w:w="1066" w:type="dxa"/>
            <w:noWrap/>
            <w:hideMark/>
          </w:tcPr>
          <w:p w14:paraId="09EA71F3" w14:textId="77777777" w:rsidR="00AB434C" w:rsidRPr="0092748F" w:rsidRDefault="00AB434C" w:rsidP="003E4C21">
            <w:r w:rsidRPr="0092748F">
              <w:t>Value and unit</w:t>
            </w:r>
          </w:p>
        </w:tc>
        <w:tc>
          <w:tcPr>
            <w:tcW w:w="2336" w:type="dxa"/>
            <w:noWrap/>
            <w:hideMark/>
          </w:tcPr>
          <w:p w14:paraId="0222359F" w14:textId="77777777" w:rsidR="00AB434C" w:rsidRPr="0092748F" w:rsidRDefault="00AB434C" w:rsidP="003E4C21">
            <w:r w:rsidRPr="0092748F">
              <w:t>1 min, 10 second</w:t>
            </w:r>
          </w:p>
        </w:tc>
      </w:tr>
      <w:tr w:rsidR="00AB434C" w:rsidRPr="0092748F" w14:paraId="58D34DBD" w14:textId="77777777" w:rsidTr="005752E9">
        <w:trPr>
          <w:trHeight w:val="300"/>
        </w:trPr>
        <w:tc>
          <w:tcPr>
            <w:tcW w:w="1378" w:type="dxa"/>
            <w:noWrap/>
            <w:hideMark/>
          </w:tcPr>
          <w:p w14:paraId="5D19958E" w14:textId="77777777" w:rsidR="00AB434C" w:rsidRPr="0092748F" w:rsidRDefault="00AB434C" w:rsidP="003E4C21">
            <w:r w:rsidRPr="0092748F">
              <w:t>Micro-environment</w:t>
            </w:r>
          </w:p>
        </w:tc>
        <w:tc>
          <w:tcPr>
            <w:tcW w:w="1095" w:type="dxa"/>
            <w:noWrap/>
            <w:hideMark/>
          </w:tcPr>
          <w:p w14:paraId="398B5DD9" w14:textId="77777777" w:rsidR="00AB434C" w:rsidRPr="0092748F" w:rsidRDefault="00AB434C" w:rsidP="003E4C21">
            <w:r w:rsidRPr="0092748F">
              <w:t>N</w:t>
            </w:r>
          </w:p>
        </w:tc>
        <w:tc>
          <w:tcPr>
            <w:tcW w:w="3144" w:type="dxa"/>
            <w:noWrap/>
            <w:hideMark/>
          </w:tcPr>
          <w:p w14:paraId="329C31F0" w14:textId="77777777" w:rsidR="00AB434C" w:rsidRPr="0092748F" w:rsidRDefault="00AB434C" w:rsidP="003E4C21">
            <w:r w:rsidRPr="0092748F">
              <w:t>The immediate small-scale environment where the data is collected.</w:t>
            </w:r>
          </w:p>
        </w:tc>
        <w:tc>
          <w:tcPr>
            <w:tcW w:w="1066" w:type="dxa"/>
            <w:noWrap/>
            <w:hideMark/>
          </w:tcPr>
          <w:p w14:paraId="2D349171" w14:textId="77777777" w:rsidR="00AB434C" w:rsidRPr="0092748F" w:rsidRDefault="00AB434C" w:rsidP="003E4C21">
            <w:r w:rsidRPr="0092748F">
              <w:t xml:space="preserve">Category </w:t>
            </w:r>
          </w:p>
        </w:tc>
        <w:tc>
          <w:tcPr>
            <w:tcW w:w="2336" w:type="dxa"/>
            <w:noWrap/>
            <w:hideMark/>
          </w:tcPr>
          <w:p w14:paraId="54BC59F1" w14:textId="77777777" w:rsidR="00AB434C" w:rsidRPr="0092748F" w:rsidRDefault="00AB434C" w:rsidP="003E4C21">
            <w:r w:rsidRPr="0092748F">
              <w:t>work, school, transportation</w:t>
            </w:r>
          </w:p>
        </w:tc>
      </w:tr>
      <w:tr w:rsidR="00AB434C" w:rsidRPr="0092748F" w14:paraId="0DF040CB" w14:textId="77777777" w:rsidTr="005752E9">
        <w:trPr>
          <w:trHeight w:val="300"/>
        </w:trPr>
        <w:tc>
          <w:tcPr>
            <w:tcW w:w="1378" w:type="dxa"/>
            <w:noWrap/>
            <w:hideMark/>
          </w:tcPr>
          <w:p w14:paraId="3D5A27AC" w14:textId="77777777" w:rsidR="00AB434C" w:rsidRPr="0092748F" w:rsidRDefault="00AB434C" w:rsidP="003E4C21">
            <w:r w:rsidRPr="0092748F">
              <w:t>Indoor/Outdoor Data Collection</w:t>
            </w:r>
          </w:p>
        </w:tc>
        <w:tc>
          <w:tcPr>
            <w:tcW w:w="1095" w:type="dxa"/>
            <w:noWrap/>
            <w:hideMark/>
          </w:tcPr>
          <w:p w14:paraId="46B0CD6C" w14:textId="77777777" w:rsidR="00AB434C" w:rsidRPr="0092748F" w:rsidRDefault="00AB434C" w:rsidP="003E4C21">
            <w:r w:rsidRPr="0092748F">
              <w:t>N</w:t>
            </w:r>
          </w:p>
        </w:tc>
        <w:tc>
          <w:tcPr>
            <w:tcW w:w="3144" w:type="dxa"/>
            <w:noWrap/>
            <w:hideMark/>
          </w:tcPr>
          <w:p w14:paraId="07C57D35" w14:textId="77777777" w:rsidR="00AB434C" w:rsidRPr="0092748F" w:rsidRDefault="00AB434C" w:rsidP="003E4C21">
            <w:r w:rsidRPr="0092748F">
              <w:t>Is the data collected indoor or outdoor? Is this an indoor or outdoor sensor?</w:t>
            </w:r>
          </w:p>
        </w:tc>
        <w:tc>
          <w:tcPr>
            <w:tcW w:w="1066" w:type="dxa"/>
            <w:noWrap/>
            <w:hideMark/>
          </w:tcPr>
          <w:p w14:paraId="3E610CFB" w14:textId="77777777" w:rsidR="00AB434C" w:rsidRPr="0092748F" w:rsidRDefault="00AB434C" w:rsidP="003E4C21">
            <w:r w:rsidRPr="0092748F">
              <w:t>Category</w:t>
            </w:r>
          </w:p>
        </w:tc>
        <w:tc>
          <w:tcPr>
            <w:tcW w:w="2336" w:type="dxa"/>
            <w:noWrap/>
            <w:hideMark/>
          </w:tcPr>
          <w:p w14:paraId="2C3BD1E6" w14:textId="77777777" w:rsidR="00AB434C" w:rsidRPr="0092748F" w:rsidRDefault="00AB434C" w:rsidP="003E4C21">
            <w:r w:rsidRPr="0092748F">
              <w:t>Indoor, Outdoor sensor</w:t>
            </w:r>
          </w:p>
        </w:tc>
      </w:tr>
      <w:tr w:rsidR="00AB434C" w:rsidRPr="0092748F" w14:paraId="040C3535" w14:textId="77777777" w:rsidTr="005752E9">
        <w:trPr>
          <w:trHeight w:val="300"/>
        </w:trPr>
        <w:tc>
          <w:tcPr>
            <w:tcW w:w="1378" w:type="dxa"/>
            <w:noWrap/>
            <w:hideMark/>
          </w:tcPr>
          <w:p w14:paraId="54F27639" w14:textId="77777777" w:rsidR="00AB434C" w:rsidRPr="0092748F" w:rsidRDefault="00AB434C" w:rsidP="003E4C21">
            <w:r w:rsidRPr="0092748F">
              <w:t>Start Date</w:t>
            </w:r>
          </w:p>
        </w:tc>
        <w:tc>
          <w:tcPr>
            <w:tcW w:w="1095" w:type="dxa"/>
            <w:noWrap/>
            <w:hideMark/>
          </w:tcPr>
          <w:p w14:paraId="74AE57AC" w14:textId="77777777" w:rsidR="00AB434C" w:rsidRPr="0092748F" w:rsidRDefault="00AB434C" w:rsidP="003E4C21">
            <w:r w:rsidRPr="0092748F">
              <w:t>N</w:t>
            </w:r>
          </w:p>
        </w:tc>
        <w:tc>
          <w:tcPr>
            <w:tcW w:w="3144" w:type="dxa"/>
            <w:noWrap/>
            <w:hideMark/>
          </w:tcPr>
          <w:p w14:paraId="5F66620F" w14:textId="77777777" w:rsidR="00AB434C" w:rsidRPr="0092748F" w:rsidRDefault="00AB434C" w:rsidP="003E4C21">
            <w:r w:rsidRPr="0092748F">
              <w:t xml:space="preserve">The start date of data capture. This could be different from the instrument deployment start </w:t>
            </w:r>
            <w:r w:rsidRPr="0092748F">
              <w:lastRenderedPageBreak/>
              <w:t>date.  The date of the recording</w:t>
            </w:r>
          </w:p>
        </w:tc>
        <w:tc>
          <w:tcPr>
            <w:tcW w:w="1066" w:type="dxa"/>
            <w:noWrap/>
            <w:hideMark/>
          </w:tcPr>
          <w:p w14:paraId="75CCCDF6" w14:textId="77777777" w:rsidR="00AB434C" w:rsidRPr="0092748F" w:rsidRDefault="00AB434C" w:rsidP="003E4C21">
            <w:r w:rsidRPr="0092748F">
              <w:lastRenderedPageBreak/>
              <w:t>Date</w:t>
            </w:r>
          </w:p>
        </w:tc>
        <w:tc>
          <w:tcPr>
            <w:tcW w:w="2336" w:type="dxa"/>
            <w:noWrap/>
            <w:hideMark/>
          </w:tcPr>
          <w:p w14:paraId="4D064184" w14:textId="77777777" w:rsidR="00AB434C" w:rsidRPr="0092748F" w:rsidRDefault="00AB434C" w:rsidP="003E4C21">
            <w:r w:rsidRPr="0092748F">
              <w:t>05May2016</w:t>
            </w:r>
          </w:p>
        </w:tc>
      </w:tr>
      <w:tr w:rsidR="00AB434C" w:rsidRPr="0092748F" w14:paraId="5D21064C" w14:textId="77777777" w:rsidTr="005752E9">
        <w:trPr>
          <w:trHeight w:val="300"/>
        </w:trPr>
        <w:tc>
          <w:tcPr>
            <w:tcW w:w="1378" w:type="dxa"/>
            <w:noWrap/>
            <w:hideMark/>
          </w:tcPr>
          <w:p w14:paraId="6361D3F8" w14:textId="77777777" w:rsidR="00AB434C" w:rsidRPr="0092748F" w:rsidRDefault="00AB434C" w:rsidP="003E4C21">
            <w:r w:rsidRPr="0092748F">
              <w:t>End Date</w:t>
            </w:r>
          </w:p>
        </w:tc>
        <w:tc>
          <w:tcPr>
            <w:tcW w:w="1095" w:type="dxa"/>
            <w:noWrap/>
            <w:hideMark/>
          </w:tcPr>
          <w:p w14:paraId="3B0DC742" w14:textId="77777777" w:rsidR="00AB434C" w:rsidRPr="0092748F" w:rsidRDefault="00AB434C" w:rsidP="003E4C21">
            <w:r w:rsidRPr="0092748F">
              <w:t>N</w:t>
            </w:r>
          </w:p>
        </w:tc>
        <w:tc>
          <w:tcPr>
            <w:tcW w:w="3144" w:type="dxa"/>
            <w:noWrap/>
            <w:hideMark/>
          </w:tcPr>
          <w:p w14:paraId="1AA1F39D" w14:textId="77777777" w:rsidR="00AB434C" w:rsidRPr="0092748F" w:rsidRDefault="00AB434C" w:rsidP="003E4C21">
            <w:r w:rsidRPr="0092748F">
              <w:t>The end date of data capture. This could be different from the instrument deployment end date.</w:t>
            </w:r>
          </w:p>
        </w:tc>
        <w:tc>
          <w:tcPr>
            <w:tcW w:w="1066" w:type="dxa"/>
            <w:noWrap/>
            <w:hideMark/>
          </w:tcPr>
          <w:p w14:paraId="520B9032" w14:textId="77777777" w:rsidR="00AB434C" w:rsidRPr="0092748F" w:rsidRDefault="00AB434C" w:rsidP="003E4C21">
            <w:r w:rsidRPr="0092748F">
              <w:t>Date</w:t>
            </w:r>
          </w:p>
        </w:tc>
        <w:tc>
          <w:tcPr>
            <w:tcW w:w="2336" w:type="dxa"/>
            <w:noWrap/>
            <w:hideMark/>
          </w:tcPr>
          <w:p w14:paraId="20A7B6EB" w14:textId="77777777" w:rsidR="00AB434C" w:rsidRPr="0092748F" w:rsidRDefault="00AB434C" w:rsidP="003E4C21">
            <w:r w:rsidRPr="0092748F">
              <w:t>05-23-2016</w:t>
            </w:r>
          </w:p>
        </w:tc>
      </w:tr>
      <w:tr w:rsidR="00AB434C" w:rsidRPr="0092748F" w14:paraId="473B9022" w14:textId="77777777" w:rsidTr="005752E9">
        <w:trPr>
          <w:trHeight w:val="300"/>
        </w:trPr>
        <w:tc>
          <w:tcPr>
            <w:tcW w:w="1378" w:type="dxa"/>
            <w:noWrap/>
            <w:hideMark/>
          </w:tcPr>
          <w:p w14:paraId="56FB82E6" w14:textId="77777777" w:rsidR="00AB434C" w:rsidRPr="0092748F" w:rsidRDefault="00AB434C" w:rsidP="003E4C21">
            <w:r w:rsidRPr="0092748F">
              <w:t>Start Time</w:t>
            </w:r>
          </w:p>
        </w:tc>
        <w:tc>
          <w:tcPr>
            <w:tcW w:w="1095" w:type="dxa"/>
            <w:noWrap/>
            <w:hideMark/>
          </w:tcPr>
          <w:p w14:paraId="09D9A3F9" w14:textId="77777777" w:rsidR="00AB434C" w:rsidRPr="0092748F" w:rsidRDefault="00AB434C" w:rsidP="003E4C21">
            <w:r w:rsidRPr="0092748F">
              <w:t>N</w:t>
            </w:r>
          </w:p>
        </w:tc>
        <w:tc>
          <w:tcPr>
            <w:tcW w:w="3144" w:type="dxa"/>
            <w:noWrap/>
            <w:hideMark/>
          </w:tcPr>
          <w:p w14:paraId="7D7448F1" w14:textId="77777777" w:rsidR="00AB434C" w:rsidRPr="0092748F" w:rsidRDefault="00AB434C" w:rsidP="003E4C21">
            <w:r w:rsidRPr="0092748F">
              <w:t xml:space="preserve">The point in time the data capture began. This could be different from the instrument deployment start time. </w:t>
            </w:r>
          </w:p>
        </w:tc>
        <w:tc>
          <w:tcPr>
            <w:tcW w:w="1066" w:type="dxa"/>
            <w:noWrap/>
            <w:hideMark/>
          </w:tcPr>
          <w:p w14:paraId="711F3C4F" w14:textId="77777777" w:rsidR="00AB434C" w:rsidRPr="0092748F" w:rsidRDefault="00AB434C" w:rsidP="003E4C21">
            <w:r w:rsidRPr="0092748F">
              <w:t>Time</w:t>
            </w:r>
          </w:p>
        </w:tc>
        <w:tc>
          <w:tcPr>
            <w:tcW w:w="2336" w:type="dxa"/>
            <w:noWrap/>
            <w:hideMark/>
          </w:tcPr>
          <w:p w14:paraId="56599F27" w14:textId="77777777" w:rsidR="00AB434C" w:rsidRPr="0092748F" w:rsidRDefault="00AB434C" w:rsidP="003E4C21">
            <w:r w:rsidRPr="0092748F">
              <w:t>01:16:33</w:t>
            </w:r>
          </w:p>
        </w:tc>
      </w:tr>
      <w:tr w:rsidR="00AB434C" w:rsidRPr="0092748F" w14:paraId="39A1A123" w14:textId="77777777" w:rsidTr="005752E9">
        <w:trPr>
          <w:trHeight w:val="300"/>
        </w:trPr>
        <w:tc>
          <w:tcPr>
            <w:tcW w:w="1378" w:type="dxa"/>
            <w:noWrap/>
            <w:hideMark/>
          </w:tcPr>
          <w:p w14:paraId="53153095" w14:textId="77777777" w:rsidR="00AB434C" w:rsidRPr="0092748F" w:rsidRDefault="00AB434C" w:rsidP="003E4C21">
            <w:r w:rsidRPr="0092748F">
              <w:t>End Time</w:t>
            </w:r>
          </w:p>
        </w:tc>
        <w:tc>
          <w:tcPr>
            <w:tcW w:w="1095" w:type="dxa"/>
            <w:noWrap/>
            <w:hideMark/>
          </w:tcPr>
          <w:p w14:paraId="6EF5A1DD" w14:textId="77777777" w:rsidR="00AB434C" w:rsidRPr="0092748F" w:rsidRDefault="00AB434C" w:rsidP="003E4C21">
            <w:r w:rsidRPr="0092748F">
              <w:t>N</w:t>
            </w:r>
          </w:p>
        </w:tc>
        <w:tc>
          <w:tcPr>
            <w:tcW w:w="3144" w:type="dxa"/>
            <w:noWrap/>
            <w:hideMark/>
          </w:tcPr>
          <w:p w14:paraId="604F7E0A" w14:textId="77777777" w:rsidR="00AB434C" w:rsidRPr="0092748F" w:rsidRDefault="00AB434C" w:rsidP="003E4C21">
            <w:r w:rsidRPr="0092748F">
              <w:t xml:space="preserve">The point in time the data capture terminated. This could be different from the instrument deployment start time. </w:t>
            </w:r>
          </w:p>
        </w:tc>
        <w:tc>
          <w:tcPr>
            <w:tcW w:w="1066" w:type="dxa"/>
            <w:noWrap/>
            <w:hideMark/>
          </w:tcPr>
          <w:p w14:paraId="64A32F0E" w14:textId="77777777" w:rsidR="00AB434C" w:rsidRPr="0092748F" w:rsidRDefault="00AB434C" w:rsidP="003E4C21">
            <w:r w:rsidRPr="0092748F">
              <w:t>Time</w:t>
            </w:r>
          </w:p>
        </w:tc>
        <w:tc>
          <w:tcPr>
            <w:tcW w:w="2336" w:type="dxa"/>
            <w:noWrap/>
            <w:hideMark/>
          </w:tcPr>
          <w:p w14:paraId="63511BBA" w14:textId="77777777" w:rsidR="00AB434C" w:rsidRPr="0092748F" w:rsidRDefault="00AB434C" w:rsidP="003E4C21">
            <w:r w:rsidRPr="0092748F">
              <w:t>02:16:33</w:t>
            </w:r>
          </w:p>
        </w:tc>
      </w:tr>
      <w:tr w:rsidR="00AB434C" w:rsidRPr="0092748F" w14:paraId="3EBB5D79" w14:textId="77777777" w:rsidTr="005752E9">
        <w:trPr>
          <w:trHeight w:val="300"/>
        </w:trPr>
        <w:tc>
          <w:tcPr>
            <w:tcW w:w="1378" w:type="dxa"/>
            <w:noWrap/>
            <w:hideMark/>
          </w:tcPr>
          <w:p w14:paraId="08AF8B24" w14:textId="77777777" w:rsidR="00AB434C" w:rsidRPr="0092748F" w:rsidRDefault="00AB434C" w:rsidP="003E4C21">
            <w:r w:rsidRPr="0092748F">
              <w:t>Duration</w:t>
            </w:r>
          </w:p>
        </w:tc>
        <w:tc>
          <w:tcPr>
            <w:tcW w:w="1095" w:type="dxa"/>
            <w:noWrap/>
            <w:hideMark/>
          </w:tcPr>
          <w:p w14:paraId="5179AC3C" w14:textId="77777777" w:rsidR="00AB434C" w:rsidRPr="0092748F" w:rsidRDefault="00AB434C" w:rsidP="003E4C21">
            <w:r w:rsidRPr="0092748F">
              <w:t>N</w:t>
            </w:r>
          </w:p>
        </w:tc>
        <w:tc>
          <w:tcPr>
            <w:tcW w:w="3144" w:type="dxa"/>
            <w:noWrap/>
            <w:hideMark/>
          </w:tcPr>
          <w:p w14:paraId="43D15090" w14:textId="77777777" w:rsidR="00AB434C" w:rsidRPr="0092748F" w:rsidRDefault="00AB434C" w:rsidP="003E4C21">
            <w:r w:rsidRPr="0092748F">
              <w:t xml:space="preserve">The length of time of data collection. </w:t>
            </w:r>
          </w:p>
        </w:tc>
        <w:tc>
          <w:tcPr>
            <w:tcW w:w="1066" w:type="dxa"/>
            <w:noWrap/>
            <w:hideMark/>
          </w:tcPr>
          <w:p w14:paraId="500C8B30" w14:textId="77777777" w:rsidR="00AB434C" w:rsidRPr="0092748F" w:rsidRDefault="00AB434C" w:rsidP="003E4C21">
            <w:r w:rsidRPr="0092748F">
              <w:t>Time</w:t>
            </w:r>
          </w:p>
        </w:tc>
        <w:tc>
          <w:tcPr>
            <w:tcW w:w="2336" w:type="dxa"/>
            <w:noWrap/>
            <w:hideMark/>
          </w:tcPr>
          <w:p w14:paraId="0C449957" w14:textId="77777777" w:rsidR="00AB434C" w:rsidRPr="0092748F" w:rsidRDefault="00AB434C" w:rsidP="003E4C21">
            <w:r w:rsidRPr="0092748F">
              <w:t>60 minutes</w:t>
            </w:r>
          </w:p>
        </w:tc>
      </w:tr>
      <w:tr w:rsidR="00AB434C" w:rsidRPr="0092748F" w14:paraId="777C7299" w14:textId="77777777" w:rsidTr="005752E9">
        <w:trPr>
          <w:trHeight w:val="300"/>
        </w:trPr>
        <w:tc>
          <w:tcPr>
            <w:tcW w:w="1378" w:type="dxa"/>
            <w:noWrap/>
            <w:hideMark/>
          </w:tcPr>
          <w:p w14:paraId="34FDADA5" w14:textId="77777777" w:rsidR="00AB434C" w:rsidRPr="0092748F" w:rsidRDefault="00AB434C" w:rsidP="003E4C21">
            <w:r w:rsidRPr="0092748F">
              <w:t>Value</w:t>
            </w:r>
          </w:p>
        </w:tc>
        <w:tc>
          <w:tcPr>
            <w:tcW w:w="1095" w:type="dxa"/>
            <w:noWrap/>
            <w:hideMark/>
          </w:tcPr>
          <w:p w14:paraId="02FB5FBF" w14:textId="77777777" w:rsidR="00AB434C" w:rsidRPr="0092748F" w:rsidRDefault="00AB434C" w:rsidP="003E4C21">
            <w:r w:rsidRPr="0092748F">
              <w:t>Y</w:t>
            </w:r>
          </w:p>
        </w:tc>
        <w:tc>
          <w:tcPr>
            <w:tcW w:w="3144" w:type="dxa"/>
            <w:noWrap/>
            <w:hideMark/>
          </w:tcPr>
          <w:p w14:paraId="0094DCD6" w14:textId="77777777" w:rsidR="00AB434C" w:rsidRPr="0092748F" w:rsidRDefault="00AB434C" w:rsidP="003E4C21">
            <w:r w:rsidRPr="0092748F">
              <w:t>Resulting output value from the data capture session.</w:t>
            </w:r>
          </w:p>
        </w:tc>
        <w:tc>
          <w:tcPr>
            <w:tcW w:w="1066" w:type="dxa"/>
            <w:noWrap/>
            <w:hideMark/>
          </w:tcPr>
          <w:p w14:paraId="69E8A4EE" w14:textId="77777777" w:rsidR="00AB434C" w:rsidRPr="0092748F" w:rsidRDefault="00AB434C" w:rsidP="003E4C21">
            <w:r w:rsidRPr="0092748F">
              <w:t>Value</w:t>
            </w:r>
          </w:p>
        </w:tc>
        <w:tc>
          <w:tcPr>
            <w:tcW w:w="2336" w:type="dxa"/>
            <w:noWrap/>
            <w:hideMark/>
          </w:tcPr>
          <w:p w14:paraId="1D0C2F3A" w14:textId="77777777" w:rsidR="00AB434C" w:rsidRPr="0092748F" w:rsidRDefault="00AB434C" w:rsidP="003E4C21">
            <w:r w:rsidRPr="0092748F">
              <w:t>25</w:t>
            </w:r>
          </w:p>
        </w:tc>
      </w:tr>
      <w:tr w:rsidR="00AB434C" w:rsidRPr="0092748F" w14:paraId="6BCB3AEC" w14:textId="77777777" w:rsidTr="005752E9">
        <w:trPr>
          <w:trHeight w:val="300"/>
        </w:trPr>
        <w:tc>
          <w:tcPr>
            <w:tcW w:w="1378" w:type="dxa"/>
            <w:noWrap/>
            <w:hideMark/>
          </w:tcPr>
          <w:p w14:paraId="7C455010" w14:textId="77777777" w:rsidR="00AB434C" w:rsidRPr="0092748F" w:rsidRDefault="00AB434C" w:rsidP="003E4C21">
            <w:r w:rsidRPr="0092748F">
              <w:t>Unit</w:t>
            </w:r>
          </w:p>
        </w:tc>
        <w:tc>
          <w:tcPr>
            <w:tcW w:w="1095" w:type="dxa"/>
            <w:noWrap/>
            <w:hideMark/>
          </w:tcPr>
          <w:p w14:paraId="0A1D7904" w14:textId="77777777" w:rsidR="00AB434C" w:rsidRPr="0092748F" w:rsidRDefault="00AB434C" w:rsidP="003E4C21">
            <w:r w:rsidRPr="0092748F">
              <w:t>N</w:t>
            </w:r>
          </w:p>
        </w:tc>
        <w:tc>
          <w:tcPr>
            <w:tcW w:w="3144" w:type="dxa"/>
            <w:noWrap/>
            <w:hideMark/>
          </w:tcPr>
          <w:p w14:paraId="27B84407" w14:textId="77777777" w:rsidR="00AB434C" w:rsidRPr="0092748F" w:rsidRDefault="00AB434C" w:rsidP="003E4C21">
            <w:r w:rsidRPr="0092748F">
              <w:t xml:space="preserve">Unit of measure used for the output value. </w:t>
            </w:r>
          </w:p>
        </w:tc>
        <w:tc>
          <w:tcPr>
            <w:tcW w:w="1066" w:type="dxa"/>
            <w:noWrap/>
            <w:hideMark/>
          </w:tcPr>
          <w:p w14:paraId="63169583" w14:textId="77777777" w:rsidR="00AB434C" w:rsidRPr="0092748F" w:rsidRDefault="00AB434C" w:rsidP="003E4C21">
            <w:r w:rsidRPr="0092748F">
              <w:t>Unit</w:t>
            </w:r>
          </w:p>
        </w:tc>
        <w:tc>
          <w:tcPr>
            <w:tcW w:w="2336" w:type="dxa"/>
            <w:noWrap/>
            <w:hideMark/>
          </w:tcPr>
          <w:p w14:paraId="74729BAD" w14:textId="77777777" w:rsidR="00AB434C" w:rsidRPr="0092748F" w:rsidRDefault="00AB434C" w:rsidP="003E4C21">
            <w:r w:rsidRPr="0092748F">
              <w:t>Micrograms per cubic meter, ppm</w:t>
            </w:r>
          </w:p>
        </w:tc>
      </w:tr>
      <w:tr w:rsidR="00AB434C" w:rsidRPr="0092748F" w14:paraId="35ED5AC5" w14:textId="77777777" w:rsidTr="005752E9">
        <w:trPr>
          <w:trHeight w:val="300"/>
        </w:trPr>
        <w:tc>
          <w:tcPr>
            <w:tcW w:w="1378" w:type="dxa"/>
            <w:noWrap/>
            <w:hideMark/>
          </w:tcPr>
          <w:p w14:paraId="6EA07255" w14:textId="77777777" w:rsidR="00AB434C" w:rsidRPr="0092748F" w:rsidRDefault="00AB434C" w:rsidP="003E4C21">
            <w:r w:rsidRPr="0092748F">
              <w:t>Street</w:t>
            </w:r>
          </w:p>
        </w:tc>
        <w:tc>
          <w:tcPr>
            <w:tcW w:w="1095" w:type="dxa"/>
            <w:noWrap/>
            <w:hideMark/>
          </w:tcPr>
          <w:p w14:paraId="1C4F17CC" w14:textId="77777777" w:rsidR="00AB434C" w:rsidRPr="0092748F" w:rsidRDefault="00AB434C" w:rsidP="003E4C21">
            <w:r w:rsidRPr="0092748F">
              <w:t>N</w:t>
            </w:r>
          </w:p>
        </w:tc>
        <w:tc>
          <w:tcPr>
            <w:tcW w:w="3144" w:type="dxa"/>
            <w:noWrap/>
            <w:hideMark/>
          </w:tcPr>
          <w:p w14:paraId="2150BCC3" w14:textId="77777777" w:rsidR="00AB434C" w:rsidRPr="0092748F" w:rsidRDefault="00AB434C" w:rsidP="003E4C21">
            <w:r w:rsidRPr="0092748F">
              <w:t>The street in which the deployed instrument collected data.</w:t>
            </w:r>
          </w:p>
        </w:tc>
        <w:tc>
          <w:tcPr>
            <w:tcW w:w="1066" w:type="dxa"/>
            <w:noWrap/>
            <w:hideMark/>
          </w:tcPr>
          <w:p w14:paraId="31663B8A" w14:textId="77777777" w:rsidR="00AB434C" w:rsidRPr="0092748F" w:rsidRDefault="00AB434C" w:rsidP="003E4C21">
            <w:r w:rsidRPr="0092748F">
              <w:t>String</w:t>
            </w:r>
          </w:p>
        </w:tc>
        <w:tc>
          <w:tcPr>
            <w:tcW w:w="2336" w:type="dxa"/>
            <w:noWrap/>
            <w:hideMark/>
          </w:tcPr>
          <w:p w14:paraId="3A06E78A" w14:textId="77777777" w:rsidR="00AB434C" w:rsidRPr="0092748F" w:rsidRDefault="00AB434C" w:rsidP="003E4C21">
            <w:r w:rsidRPr="0092748F">
              <w:t>545 South 700 East</w:t>
            </w:r>
          </w:p>
        </w:tc>
      </w:tr>
      <w:tr w:rsidR="00AB434C" w:rsidRPr="0092748F" w14:paraId="2E7B2AF8" w14:textId="77777777" w:rsidTr="005752E9">
        <w:trPr>
          <w:trHeight w:val="300"/>
        </w:trPr>
        <w:tc>
          <w:tcPr>
            <w:tcW w:w="1378" w:type="dxa"/>
            <w:noWrap/>
            <w:hideMark/>
          </w:tcPr>
          <w:p w14:paraId="6DC015E6" w14:textId="77777777" w:rsidR="00AB434C" w:rsidRPr="0092748F" w:rsidRDefault="00AB434C" w:rsidP="003E4C21">
            <w:r w:rsidRPr="0092748F">
              <w:t>Country</w:t>
            </w:r>
          </w:p>
        </w:tc>
        <w:tc>
          <w:tcPr>
            <w:tcW w:w="1095" w:type="dxa"/>
            <w:noWrap/>
            <w:hideMark/>
          </w:tcPr>
          <w:p w14:paraId="7D150CB1" w14:textId="77777777" w:rsidR="00AB434C" w:rsidRPr="0092748F" w:rsidRDefault="00AB434C" w:rsidP="003E4C21">
            <w:r w:rsidRPr="0092748F">
              <w:t>N</w:t>
            </w:r>
          </w:p>
        </w:tc>
        <w:tc>
          <w:tcPr>
            <w:tcW w:w="3144" w:type="dxa"/>
            <w:noWrap/>
            <w:hideMark/>
          </w:tcPr>
          <w:p w14:paraId="2B94D11F" w14:textId="77777777" w:rsidR="00AB434C" w:rsidRPr="0092748F" w:rsidRDefault="00AB434C" w:rsidP="003E4C21">
            <w:r w:rsidRPr="0092748F">
              <w:t>The country in which the deployed instrument collected data.</w:t>
            </w:r>
          </w:p>
        </w:tc>
        <w:tc>
          <w:tcPr>
            <w:tcW w:w="1066" w:type="dxa"/>
            <w:noWrap/>
            <w:hideMark/>
          </w:tcPr>
          <w:p w14:paraId="07275E9E" w14:textId="77777777" w:rsidR="00AB434C" w:rsidRPr="0092748F" w:rsidRDefault="00AB434C" w:rsidP="003E4C21">
            <w:r w:rsidRPr="0092748F">
              <w:t>String</w:t>
            </w:r>
          </w:p>
        </w:tc>
        <w:tc>
          <w:tcPr>
            <w:tcW w:w="2336" w:type="dxa"/>
            <w:noWrap/>
            <w:hideMark/>
          </w:tcPr>
          <w:p w14:paraId="0C658A66" w14:textId="77777777" w:rsidR="00AB434C" w:rsidRPr="0092748F" w:rsidRDefault="00AB434C" w:rsidP="003E4C21">
            <w:r w:rsidRPr="0092748F">
              <w:t>USA</w:t>
            </w:r>
          </w:p>
        </w:tc>
      </w:tr>
      <w:tr w:rsidR="00AB434C" w:rsidRPr="0092748F" w14:paraId="4AC41D2B" w14:textId="77777777" w:rsidTr="005752E9">
        <w:trPr>
          <w:trHeight w:val="300"/>
        </w:trPr>
        <w:tc>
          <w:tcPr>
            <w:tcW w:w="1378" w:type="dxa"/>
            <w:noWrap/>
            <w:hideMark/>
          </w:tcPr>
          <w:p w14:paraId="462C439C" w14:textId="77777777" w:rsidR="00AB434C" w:rsidRPr="0092748F" w:rsidRDefault="00AB434C" w:rsidP="003E4C21">
            <w:r w:rsidRPr="0092748F">
              <w:t>State (Province)</w:t>
            </w:r>
          </w:p>
        </w:tc>
        <w:tc>
          <w:tcPr>
            <w:tcW w:w="1095" w:type="dxa"/>
            <w:noWrap/>
            <w:hideMark/>
          </w:tcPr>
          <w:p w14:paraId="2B2A9782" w14:textId="77777777" w:rsidR="00AB434C" w:rsidRPr="0092748F" w:rsidRDefault="00AB434C" w:rsidP="003E4C21">
            <w:r w:rsidRPr="0092748F">
              <w:t>N</w:t>
            </w:r>
          </w:p>
        </w:tc>
        <w:tc>
          <w:tcPr>
            <w:tcW w:w="3144" w:type="dxa"/>
            <w:noWrap/>
            <w:hideMark/>
          </w:tcPr>
          <w:p w14:paraId="1C0315EB" w14:textId="77777777" w:rsidR="00AB434C" w:rsidRPr="0092748F" w:rsidRDefault="00AB434C" w:rsidP="003E4C21">
            <w:r w:rsidRPr="0092748F">
              <w:t>The state (province) in which the deployed instrument collected data.</w:t>
            </w:r>
          </w:p>
        </w:tc>
        <w:tc>
          <w:tcPr>
            <w:tcW w:w="1066" w:type="dxa"/>
            <w:noWrap/>
            <w:hideMark/>
          </w:tcPr>
          <w:p w14:paraId="3D6C9AFC" w14:textId="77777777" w:rsidR="00AB434C" w:rsidRPr="0092748F" w:rsidRDefault="00AB434C" w:rsidP="003E4C21">
            <w:r w:rsidRPr="0092748F">
              <w:t>String</w:t>
            </w:r>
          </w:p>
        </w:tc>
        <w:tc>
          <w:tcPr>
            <w:tcW w:w="2336" w:type="dxa"/>
            <w:noWrap/>
            <w:hideMark/>
          </w:tcPr>
          <w:p w14:paraId="0A827B62" w14:textId="77777777" w:rsidR="00AB434C" w:rsidRPr="0092748F" w:rsidRDefault="00AB434C" w:rsidP="003E4C21">
            <w:r w:rsidRPr="0092748F">
              <w:t>UT</w:t>
            </w:r>
          </w:p>
        </w:tc>
      </w:tr>
      <w:tr w:rsidR="00AB434C" w:rsidRPr="0092748F" w14:paraId="440C230F" w14:textId="77777777" w:rsidTr="005752E9">
        <w:trPr>
          <w:trHeight w:val="300"/>
        </w:trPr>
        <w:tc>
          <w:tcPr>
            <w:tcW w:w="1378" w:type="dxa"/>
            <w:noWrap/>
            <w:hideMark/>
          </w:tcPr>
          <w:p w14:paraId="609FC7CC" w14:textId="77777777" w:rsidR="00AB434C" w:rsidRPr="0092748F" w:rsidRDefault="00AB434C" w:rsidP="003E4C21">
            <w:r w:rsidRPr="0092748F">
              <w:t>City</w:t>
            </w:r>
          </w:p>
        </w:tc>
        <w:tc>
          <w:tcPr>
            <w:tcW w:w="1095" w:type="dxa"/>
            <w:noWrap/>
            <w:hideMark/>
          </w:tcPr>
          <w:p w14:paraId="6CC0BA65" w14:textId="77777777" w:rsidR="00AB434C" w:rsidRPr="0092748F" w:rsidRDefault="00AB434C" w:rsidP="003E4C21">
            <w:r w:rsidRPr="0092748F">
              <w:t>N</w:t>
            </w:r>
          </w:p>
        </w:tc>
        <w:tc>
          <w:tcPr>
            <w:tcW w:w="3144" w:type="dxa"/>
            <w:noWrap/>
            <w:hideMark/>
          </w:tcPr>
          <w:p w14:paraId="38BB9400" w14:textId="77777777" w:rsidR="00AB434C" w:rsidRPr="0092748F" w:rsidRDefault="00AB434C" w:rsidP="003E4C21">
            <w:r w:rsidRPr="0092748F">
              <w:t>The city in which the deployed instrument collected data.</w:t>
            </w:r>
          </w:p>
        </w:tc>
        <w:tc>
          <w:tcPr>
            <w:tcW w:w="1066" w:type="dxa"/>
            <w:noWrap/>
            <w:hideMark/>
          </w:tcPr>
          <w:p w14:paraId="0F299FA4" w14:textId="77777777" w:rsidR="00AB434C" w:rsidRPr="0092748F" w:rsidRDefault="00AB434C" w:rsidP="003E4C21">
            <w:r w:rsidRPr="0092748F">
              <w:t>String</w:t>
            </w:r>
          </w:p>
        </w:tc>
        <w:tc>
          <w:tcPr>
            <w:tcW w:w="2336" w:type="dxa"/>
            <w:noWrap/>
            <w:hideMark/>
          </w:tcPr>
          <w:p w14:paraId="4ADE0FAC" w14:textId="77777777" w:rsidR="00AB434C" w:rsidRPr="0092748F" w:rsidRDefault="00AB434C" w:rsidP="003E4C21">
            <w:r w:rsidRPr="0092748F">
              <w:t>Salt Lake City</w:t>
            </w:r>
          </w:p>
        </w:tc>
      </w:tr>
      <w:tr w:rsidR="00AB434C" w:rsidRPr="0092748F" w14:paraId="45D8FBC9" w14:textId="77777777" w:rsidTr="005752E9">
        <w:trPr>
          <w:trHeight w:val="300"/>
        </w:trPr>
        <w:tc>
          <w:tcPr>
            <w:tcW w:w="1378" w:type="dxa"/>
            <w:noWrap/>
            <w:hideMark/>
          </w:tcPr>
          <w:p w14:paraId="20A9CDAB" w14:textId="77777777" w:rsidR="00AB434C" w:rsidRPr="0092748F" w:rsidRDefault="00AB434C" w:rsidP="003E4C21">
            <w:r w:rsidRPr="0092748F">
              <w:t>County</w:t>
            </w:r>
          </w:p>
        </w:tc>
        <w:tc>
          <w:tcPr>
            <w:tcW w:w="1095" w:type="dxa"/>
            <w:noWrap/>
            <w:hideMark/>
          </w:tcPr>
          <w:p w14:paraId="2D43DD15" w14:textId="77777777" w:rsidR="00AB434C" w:rsidRPr="0092748F" w:rsidRDefault="00AB434C" w:rsidP="003E4C21">
            <w:r w:rsidRPr="0092748F">
              <w:t>N</w:t>
            </w:r>
          </w:p>
        </w:tc>
        <w:tc>
          <w:tcPr>
            <w:tcW w:w="3144" w:type="dxa"/>
            <w:noWrap/>
            <w:hideMark/>
          </w:tcPr>
          <w:p w14:paraId="1F853ECE" w14:textId="77777777" w:rsidR="00AB434C" w:rsidRPr="0092748F" w:rsidRDefault="00AB434C" w:rsidP="003E4C21">
            <w:r w:rsidRPr="0092748F">
              <w:t>The county in which the deployed instrument collected data.</w:t>
            </w:r>
          </w:p>
        </w:tc>
        <w:tc>
          <w:tcPr>
            <w:tcW w:w="1066" w:type="dxa"/>
            <w:noWrap/>
            <w:hideMark/>
          </w:tcPr>
          <w:p w14:paraId="55C725F3" w14:textId="77777777" w:rsidR="00AB434C" w:rsidRPr="0092748F" w:rsidRDefault="00AB434C" w:rsidP="003E4C21">
            <w:r w:rsidRPr="0092748F">
              <w:t>String</w:t>
            </w:r>
          </w:p>
        </w:tc>
        <w:tc>
          <w:tcPr>
            <w:tcW w:w="2336" w:type="dxa"/>
            <w:noWrap/>
            <w:hideMark/>
          </w:tcPr>
          <w:p w14:paraId="5407AF32" w14:textId="77777777" w:rsidR="00AB434C" w:rsidRPr="0092748F" w:rsidRDefault="00AB434C" w:rsidP="003E4C21">
            <w:r w:rsidRPr="0092748F">
              <w:t>Salt Lake</w:t>
            </w:r>
          </w:p>
        </w:tc>
      </w:tr>
      <w:tr w:rsidR="00AB434C" w:rsidRPr="0092748F" w14:paraId="529FEDF1" w14:textId="77777777" w:rsidTr="005752E9">
        <w:trPr>
          <w:trHeight w:val="300"/>
        </w:trPr>
        <w:tc>
          <w:tcPr>
            <w:tcW w:w="1378" w:type="dxa"/>
            <w:noWrap/>
            <w:hideMark/>
          </w:tcPr>
          <w:p w14:paraId="30403A11" w14:textId="77777777" w:rsidR="00AB434C" w:rsidRPr="0092748F" w:rsidRDefault="00AB434C" w:rsidP="003E4C21">
            <w:r w:rsidRPr="0092748F">
              <w:t>Zip code</w:t>
            </w:r>
          </w:p>
        </w:tc>
        <w:tc>
          <w:tcPr>
            <w:tcW w:w="1095" w:type="dxa"/>
            <w:noWrap/>
            <w:hideMark/>
          </w:tcPr>
          <w:p w14:paraId="2B00752B" w14:textId="77777777" w:rsidR="00AB434C" w:rsidRPr="0092748F" w:rsidRDefault="00AB434C" w:rsidP="003E4C21">
            <w:r w:rsidRPr="0092748F">
              <w:t>N</w:t>
            </w:r>
          </w:p>
        </w:tc>
        <w:tc>
          <w:tcPr>
            <w:tcW w:w="3144" w:type="dxa"/>
            <w:noWrap/>
            <w:hideMark/>
          </w:tcPr>
          <w:p w14:paraId="4B9BC80A" w14:textId="77777777" w:rsidR="00AB434C" w:rsidRPr="0092748F" w:rsidRDefault="00AB434C" w:rsidP="003E4C21">
            <w:r w:rsidRPr="0092748F">
              <w:t>The zip code in which the deployed instrument collected data.</w:t>
            </w:r>
          </w:p>
        </w:tc>
        <w:tc>
          <w:tcPr>
            <w:tcW w:w="1066" w:type="dxa"/>
            <w:noWrap/>
            <w:hideMark/>
          </w:tcPr>
          <w:p w14:paraId="3256042C" w14:textId="77777777" w:rsidR="00AB434C" w:rsidRPr="0092748F" w:rsidRDefault="00AB434C" w:rsidP="003E4C21">
            <w:r w:rsidRPr="0092748F">
              <w:t>String (Numerical)</w:t>
            </w:r>
          </w:p>
        </w:tc>
        <w:tc>
          <w:tcPr>
            <w:tcW w:w="2336" w:type="dxa"/>
            <w:noWrap/>
            <w:hideMark/>
          </w:tcPr>
          <w:p w14:paraId="28EACBFA" w14:textId="77777777" w:rsidR="00AB434C" w:rsidRPr="0092748F" w:rsidRDefault="00AB434C" w:rsidP="003E4C21">
            <w:r w:rsidRPr="0092748F">
              <w:t>84102</w:t>
            </w:r>
          </w:p>
        </w:tc>
      </w:tr>
      <w:tr w:rsidR="00AB434C" w:rsidRPr="0092748F" w14:paraId="3E811A3F" w14:textId="77777777" w:rsidTr="005752E9">
        <w:trPr>
          <w:trHeight w:val="300"/>
        </w:trPr>
        <w:tc>
          <w:tcPr>
            <w:tcW w:w="1378" w:type="dxa"/>
            <w:noWrap/>
            <w:hideMark/>
          </w:tcPr>
          <w:p w14:paraId="5C781243" w14:textId="77777777" w:rsidR="00AB434C" w:rsidRPr="0092748F" w:rsidRDefault="00AB434C" w:rsidP="003E4C21">
            <w:r w:rsidRPr="0092748F">
              <w:t>Concept Name of the Location</w:t>
            </w:r>
          </w:p>
        </w:tc>
        <w:tc>
          <w:tcPr>
            <w:tcW w:w="1095" w:type="dxa"/>
            <w:noWrap/>
            <w:hideMark/>
          </w:tcPr>
          <w:p w14:paraId="05617AC5" w14:textId="77777777" w:rsidR="00AB434C" w:rsidRPr="0092748F" w:rsidRDefault="00AB434C" w:rsidP="003E4C21">
            <w:r w:rsidRPr="0092748F">
              <w:t>N</w:t>
            </w:r>
          </w:p>
        </w:tc>
        <w:tc>
          <w:tcPr>
            <w:tcW w:w="3144" w:type="dxa"/>
            <w:noWrap/>
            <w:hideMark/>
          </w:tcPr>
          <w:p w14:paraId="07AF96A9" w14:textId="77777777" w:rsidR="00AB434C" w:rsidRPr="0092748F" w:rsidRDefault="00AB434C" w:rsidP="003E4C21">
            <w:r w:rsidRPr="0092748F">
              <w:t>A name representing the location where the deployed instrument collected data which is assigned by the system or taken from a reference terminology or ontology. This name can incorporate rows 18-22 combined as a single entity or examined independently.</w:t>
            </w:r>
          </w:p>
        </w:tc>
        <w:tc>
          <w:tcPr>
            <w:tcW w:w="1066" w:type="dxa"/>
            <w:noWrap/>
            <w:hideMark/>
          </w:tcPr>
          <w:p w14:paraId="7633829F" w14:textId="77777777" w:rsidR="00AB434C" w:rsidRPr="0092748F" w:rsidRDefault="00AB434C" w:rsidP="003E4C21">
            <w:r w:rsidRPr="0092748F">
              <w:t>String</w:t>
            </w:r>
          </w:p>
        </w:tc>
        <w:tc>
          <w:tcPr>
            <w:tcW w:w="2336" w:type="dxa"/>
            <w:noWrap/>
            <w:hideMark/>
          </w:tcPr>
          <w:p w14:paraId="3126F491" w14:textId="77777777" w:rsidR="00AB434C" w:rsidRPr="0092748F" w:rsidRDefault="00AB434C" w:rsidP="003E4C21">
            <w:r w:rsidRPr="0092748F">
              <w:t>USA_UT_SLC_UT_84102</w:t>
            </w:r>
          </w:p>
        </w:tc>
      </w:tr>
      <w:tr w:rsidR="00AB434C" w:rsidRPr="0092748F" w14:paraId="177DDEF1" w14:textId="77777777" w:rsidTr="005752E9">
        <w:trPr>
          <w:trHeight w:val="300"/>
        </w:trPr>
        <w:tc>
          <w:tcPr>
            <w:tcW w:w="1378" w:type="dxa"/>
            <w:noWrap/>
            <w:hideMark/>
          </w:tcPr>
          <w:p w14:paraId="79D8A5DF" w14:textId="77777777" w:rsidR="00AB434C" w:rsidRPr="0092748F" w:rsidRDefault="00AB434C" w:rsidP="003E4C21">
            <w:r w:rsidRPr="0092748F">
              <w:lastRenderedPageBreak/>
              <w:t>Concept ID of the Location</w:t>
            </w:r>
          </w:p>
        </w:tc>
        <w:tc>
          <w:tcPr>
            <w:tcW w:w="1095" w:type="dxa"/>
            <w:noWrap/>
            <w:hideMark/>
          </w:tcPr>
          <w:p w14:paraId="076044B1" w14:textId="77777777" w:rsidR="00AB434C" w:rsidRPr="0092748F" w:rsidRDefault="00AB434C" w:rsidP="003E4C21">
            <w:r w:rsidRPr="0092748F">
              <w:t>N</w:t>
            </w:r>
          </w:p>
        </w:tc>
        <w:tc>
          <w:tcPr>
            <w:tcW w:w="3144" w:type="dxa"/>
            <w:noWrap/>
            <w:hideMark/>
          </w:tcPr>
          <w:p w14:paraId="1337E457" w14:textId="77777777" w:rsidR="00AB434C" w:rsidRPr="0092748F" w:rsidRDefault="00AB434C" w:rsidP="003E4C21">
            <w:r w:rsidRPr="0092748F">
              <w:t>An ID representing the location where the deployed instrument collected data which is assigned by the system or taken from a reference terminology or ontology. This name can incorporate rows 18-22 combined as a single entity or examined independently.</w:t>
            </w:r>
          </w:p>
        </w:tc>
        <w:tc>
          <w:tcPr>
            <w:tcW w:w="1066" w:type="dxa"/>
            <w:noWrap/>
            <w:hideMark/>
          </w:tcPr>
          <w:p w14:paraId="623F8D42" w14:textId="77777777" w:rsidR="00AB434C" w:rsidRPr="0092748F" w:rsidRDefault="00AB434C" w:rsidP="003E4C21">
            <w:r w:rsidRPr="0092748F">
              <w:t>String (Numerical)</w:t>
            </w:r>
          </w:p>
        </w:tc>
        <w:tc>
          <w:tcPr>
            <w:tcW w:w="2336" w:type="dxa"/>
            <w:noWrap/>
            <w:hideMark/>
          </w:tcPr>
          <w:p w14:paraId="3B1B0AE6" w14:textId="77777777" w:rsidR="00AB434C" w:rsidRPr="0092748F" w:rsidRDefault="00AB434C" w:rsidP="003E4C21">
            <w:r w:rsidRPr="0092748F">
              <w:t>12345</w:t>
            </w:r>
          </w:p>
        </w:tc>
      </w:tr>
      <w:tr w:rsidR="00AB434C" w:rsidRPr="0092748F" w14:paraId="7B39F2F1" w14:textId="77777777" w:rsidTr="005752E9">
        <w:trPr>
          <w:trHeight w:val="300"/>
        </w:trPr>
        <w:tc>
          <w:tcPr>
            <w:tcW w:w="1378" w:type="dxa"/>
            <w:noWrap/>
            <w:hideMark/>
          </w:tcPr>
          <w:p w14:paraId="52DE7EAB" w14:textId="77777777" w:rsidR="00AB434C" w:rsidRPr="0092748F" w:rsidRDefault="00AB434C" w:rsidP="003E4C21">
            <w:r w:rsidRPr="0092748F">
              <w:t>Concept Namespace of the Location</w:t>
            </w:r>
          </w:p>
        </w:tc>
        <w:tc>
          <w:tcPr>
            <w:tcW w:w="1095" w:type="dxa"/>
            <w:noWrap/>
            <w:hideMark/>
          </w:tcPr>
          <w:p w14:paraId="3CAE4C06" w14:textId="77777777" w:rsidR="00AB434C" w:rsidRPr="0092748F" w:rsidRDefault="00AB434C" w:rsidP="003E4C21">
            <w:r w:rsidRPr="0092748F">
              <w:t>N</w:t>
            </w:r>
          </w:p>
        </w:tc>
        <w:tc>
          <w:tcPr>
            <w:tcW w:w="3144" w:type="dxa"/>
            <w:noWrap/>
            <w:hideMark/>
          </w:tcPr>
          <w:p w14:paraId="05A75D39" w14:textId="77777777" w:rsidR="00AB434C" w:rsidRPr="0092748F" w:rsidRDefault="00AB434C" w:rsidP="003E4C21">
            <w:r w:rsidRPr="0092748F">
              <w:t>The standard terminology/reference to be used as a reference for location data.</w:t>
            </w:r>
          </w:p>
        </w:tc>
        <w:tc>
          <w:tcPr>
            <w:tcW w:w="1066" w:type="dxa"/>
            <w:noWrap/>
            <w:hideMark/>
          </w:tcPr>
          <w:p w14:paraId="00AFFB6C" w14:textId="77777777" w:rsidR="00AB434C" w:rsidRPr="0092748F" w:rsidRDefault="00AB434C" w:rsidP="003E4C21">
            <w:r w:rsidRPr="0092748F">
              <w:t>Category</w:t>
            </w:r>
          </w:p>
        </w:tc>
        <w:tc>
          <w:tcPr>
            <w:tcW w:w="2336" w:type="dxa"/>
            <w:noWrap/>
            <w:hideMark/>
          </w:tcPr>
          <w:p w14:paraId="7A4D1C0C" w14:textId="77777777" w:rsidR="00AB434C" w:rsidRPr="0092748F" w:rsidRDefault="00AB434C" w:rsidP="003E4C21">
            <w:r w:rsidRPr="0092748F">
              <w:t>GeoNames Ontology (http://www.geonames.org/)</w:t>
            </w:r>
          </w:p>
        </w:tc>
      </w:tr>
      <w:tr w:rsidR="00AB434C" w:rsidRPr="0092748F" w14:paraId="399E69E3" w14:textId="77777777" w:rsidTr="005752E9">
        <w:trPr>
          <w:trHeight w:val="300"/>
        </w:trPr>
        <w:tc>
          <w:tcPr>
            <w:tcW w:w="1378" w:type="dxa"/>
            <w:noWrap/>
            <w:hideMark/>
          </w:tcPr>
          <w:p w14:paraId="7929F338" w14:textId="77777777" w:rsidR="00AB434C" w:rsidRPr="0092748F" w:rsidRDefault="00AB434C" w:rsidP="003E4C21">
            <w:r w:rsidRPr="0092748F">
              <w:t>Latitude</w:t>
            </w:r>
          </w:p>
        </w:tc>
        <w:tc>
          <w:tcPr>
            <w:tcW w:w="1095" w:type="dxa"/>
            <w:noWrap/>
            <w:hideMark/>
          </w:tcPr>
          <w:p w14:paraId="5964AC4B" w14:textId="77777777" w:rsidR="00AB434C" w:rsidRPr="0092748F" w:rsidRDefault="00AB434C" w:rsidP="003E4C21">
            <w:r w:rsidRPr="0092748F">
              <w:t>N</w:t>
            </w:r>
          </w:p>
        </w:tc>
        <w:tc>
          <w:tcPr>
            <w:tcW w:w="3144" w:type="dxa"/>
            <w:noWrap/>
            <w:hideMark/>
          </w:tcPr>
          <w:p w14:paraId="0632AA51" w14:textId="77777777" w:rsidR="00AB434C" w:rsidRPr="0092748F" w:rsidRDefault="00AB434C" w:rsidP="003E4C21">
            <w:r w:rsidRPr="0092748F">
              <w:t>The latitude in which the organization resides.</w:t>
            </w:r>
          </w:p>
        </w:tc>
        <w:tc>
          <w:tcPr>
            <w:tcW w:w="1066" w:type="dxa"/>
            <w:noWrap/>
            <w:hideMark/>
          </w:tcPr>
          <w:p w14:paraId="60BC9C92" w14:textId="77777777" w:rsidR="00AB434C" w:rsidRPr="0092748F" w:rsidRDefault="00AB434C" w:rsidP="003E4C21">
            <w:r w:rsidRPr="0092748F">
              <w:t>String (Numerical)</w:t>
            </w:r>
          </w:p>
        </w:tc>
        <w:tc>
          <w:tcPr>
            <w:tcW w:w="2336" w:type="dxa"/>
            <w:noWrap/>
            <w:hideMark/>
          </w:tcPr>
          <w:p w14:paraId="3ECF8141" w14:textId="77777777" w:rsidR="00AB434C" w:rsidRPr="0092748F" w:rsidRDefault="00AB434C" w:rsidP="003E4C21">
            <w:r w:rsidRPr="0092748F">
              <w:t>40.76</w:t>
            </w:r>
          </w:p>
        </w:tc>
      </w:tr>
      <w:tr w:rsidR="00AB434C" w:rsidRPr="0092748F" w14:paraId="1F073BD7" w14:textId="77777777" w:rsidTr="005752E9">
        <w:trPr>
          <w:trHeight w:val="300"/>
        </w:trPr>
        <w:tc>
          <w:tcPr>
            <w:tcW w:w="1378" w:type="dxa"/>
            <w:noWrap/>
            <w:hideMark/>
          </w:tcPr>
          <w:p w14:paraId="0D510A0D" w14:textId="77777777" w:rsidR="00AB434C" w:rsidRPr="0092748F" w:rsidRDefault="00AB434C" w:rsidP="003E4C21">
            <w:r w:rsidRPr="0092748F">
              <w:t>Latitude Units</w:t>
            </w:r>
          </w:p>
        </w:tc>
        <w:tc>
          <w:tcPr>
            <w:tcW w:w="1095" w:type="dxa"/>
            <w:noWrap/>
            <w:hideMark/>
          </w:tcPr>
          <w:p w14:paraId="78FB4D5E" w14:textId="77777777" w:rsidR="00AB434C" w:rsidRPr="0092748F" w:rsidRDefault="00AB434C" w:rsidP="003E4C21">
            <w:r w:rsidRPr="0092748F">
              <w:t>N</w:t>
            </w:r>
          </w:p>
        </w:tc>
        <w:tc>
          <w:tcPr>
            <w:tcW w:w="3144" w:type="dxa"/>
            <w:noWrap/>
            <w:hideMark/>
          </w:tcPr>
          <w:p w14:paraId="5BD3F546" w14:textId="77777777" w:rsidR="00AB434C" w:rsidRPr="0092748F" w:rsidRDefault="00AB434C" w:rsidP="003E4C21">
            <w:r w:rsidRPr="0092748F">
              <w:t>The direction of the parallels of latitude.</w:t>
            </w:r>
          </w:p>
        </w:tc>
        <w:tc>
          <w:tcPr>
            <w:tcW w:w="1066" w:type="dxa"/>
            <w:noWrap/>
            <w:hideMark/>
          </w:tcPr>
          <w:p w14:paraId="6D756E72" w14:textId="77777777" w:rsidR="00AB434C" w:rsidRPr="0092748F" w:rsidRDefault="00AB434C" w:rsidP="003E4C21">
            <w:r w:rsidRPr="0092748F">
              <w:t>String</w:t>
            </w:r>
          </w:p>
        </w:tc>
        <w:tc>
          <w:tcPr>
            <w:tcW w:w="2336" w:type="dxa"/>
            <w:noWrap/>
            <w:hideMark/>
          </w:tcPr>
          <w:p w14:paraId="4D1AFA75" w14:textId="77777777" w:rsidR="00AB434C" w:rsidRPr="0092748F" w:rsidRDefault="00AB434C" w:rsidP="003E4C21">
            <w:r w:rsidRPr="0092748F">
              <w:t>Degrees North</w:t>
            </w:r>
          </w:p>
        </w:tc>
      </w:tr>
      <w:tr w:rsidR="00AB434C" w:rsidRPr="0092748F" w14:paraId="772E047C" w14:textId="77777777" w:rsidTr="005752E9">
        <w:trPr>
          <w:trHeight w:val="300"/>
        </w:trPr>
        <w:tc>
          <w:tcPr>
            <w:tcW w:w="1378" w:type="dxa"/>
            <w:noWrap/>
            <w:hideMark/>
          </w:tcPr>
          <w:p w14:paraId="738F58B5" w14:textId="77777777" w:rsidR="00AB434C" w:rsidRPr="0092748F" w:rsidRDefault="00AB434C" w:rsidP="003E4C21">
            <w:r w:rsidRPr="0092748F">
              <w:t>Longitude</w:t>
            </w:r>
          </w:p>
        </w:tc>
        <w:tc>
          <w:tcPr>
            <w:tcW w:w="1095" w:type="dxa"/>
            <w:noWrap/>
            <w:hideMark/>
          </w:tcPr>
          <w:p w14:paraId="5D4AFB08" w14:textId="77777777" w:rsidR="00AB434C" w:rsidRPr="0092748F" w:rsidRDefault="00AB434C" w:rsidP="003E4C21">
            <w:r w:rsidRPr="0092748F">
              <w:t>N</w:t>
            </w:r>
          </w:p>
        </w:tc>
        <w:tc>
          <w:tcPr>
            <w:tcW w:w="3144" w:type="dxa"/>
            <w:noWrap/>
            <w:hideMark/>
          </w:tcPr>
          <w:p w14:paraId="208D55AC" w14:textId="77777777" w:rsidR="00AB434C" w:rsidRPr="0092748F" w:rsidRDefault="00AB434C" w:rsidP="003E4C21">
            <w:r w:rsidRPr="0092748F">
              <w:t>The longitude in which the organization resides.</w:t>
            </w:r>
          </w:p>
        </w:tc>
        <w:tc>
          <w:tcPr>
            <w:tcW w:w="1066" w:type="dxa"/>
            <w:noWrap/>
            <w:hideMark/>
          </w:tcPr>
          <w:p w14:paraId="691C734F" w14:textId="77777777" w:rsidR="00AB434C" w:rsidRPr="0092748F" w:rsidRDefault="00AB434C" w:rsidP="003E4C21">
            <w:r w:rsidRPr="0092748F">
              <w:t>String (Numerical)</w:t>
            </w:r>
          </w:p>
        </w:tc>
        <w:tc>
          <w:tcPr>
            <w:tcW w:w="2336" w:type="dxa"/>
            <w:noWrap/>
            <w:hideMark/>
          </w:tcPr>
          <w:p w14:paraId="03809703" w14:textId="77777777" w:rsidR="00AB434C" w:rsidRPr="0092748F" w:rsidRDefault="00AB434C" w:rsidP="003E4C21">
            <w:r w:rsidRPr="0092748F">
              <w:t>-111.863, 111.863</w:t>
            </w:r>
          </w:p>
        </w:tc>
      </w:tr>
      <w:tr w:rsidR="00AB434C" w:rsidRPr="0092748F" w14:paraId="53B61CF3" w14:textId="77777777" w:rsidTr="005752E9">
        <w:trPr>
          <w:trHeight w:val="300"/>
        </w:trPr>
        <w:tc>
          <w:tcPr>
            <w:tcW w:w="1378" w:type="dxa"/>
            <w:noWrap/>
            <w:hideMark/>
          </w:tcPr>
          <w:p w14:paraId="3B6F044E" w14:textId="77777777" w:rsidR="00AB434C" w:rsidRPr="0092748F" w:rsidRDefault="00AB434C" w:rsidP="003E4C21">
            <w:r w:rsidRPr="0092748F">
              <w:t>Longitude Units</w:t>
            </w:r>
          </w:p>
        </w:tc>
        <w:tc>
          <w:tcPr>
            <w:tcW w:w="1095" w:type="dxa"/>
            <w:noWrap/>
            <w:hideMark/>
          </w:tcPr>
          <w:p w14:paraId="2D04F689" w14:textId="77777777" w:rsidR="00AB434C" w:rsidRPr="0092748F" w:rsidRDefault="00AB434C" w:rsidP="003E4C21">
            <w:r w:rsidRPr="0092748F">
              <w:t>N</w:t>
            </w:r>
          </w:p>
        </w:tc>
        <w:tc>
          <w:tcPr>
            <w:tcW w:w="3144" w:type="dxa"/>
            <w:noWrap/>
            <w:hideMark/>
          </w:tcPr>
          <w:p w14:paraId="3272A336" w14:textId="77777777" w:rsidR="00AB434C" w:rsidRPr="0092748F" w:rsidRDefault="00AB434C" w:rsidP="003E4C21">
            <w:r w:rsidRPr="0092748F">
              <w:t>The direction of  the longitude meridian</w:t>
            </w:r>
          </w:p>
        </w:tc>
        <w:tc>
          <w:tcPr>
            <w:tcW w:w="1066" w:type="dxa"/>
            <w:noWrap/>
            <w:hideMark/>
          </w:tcPr>
          <w:p w14:paraId="72EC265B" w14:textId="77777777" w:rsidR="00AB434C" w:rsidRPr="0092748F" w:rsidRDefault="00AB434C" w:rsidP="003E4C21">
            <w:r w:rsidRPr="0092748F">
              <w:t>String</w:t>
            </w:r>
          </w:p>
        </w:tc>
        <w:tc>
          <w:tcPr>
            <w:tcW w:w="2336" w:type="dxa"/>
            <w:noWrap/>
            <w:hideMark/>
          </w:tcPr>
          <w:p w14:paraId="688865CB" w14:textId="77777777" w:rsidR="00AB434C" w:rsidRPr="0092748F" w:rsidRDefault="00AB434C" w:rsidP="003E4C21">
            <w:r w:rsidRPr="0092748F">
              <w:t>Degrees West, West</w:t>
            </w:r>
          </w:p>
        </w:tc>
      </w:tr>
      <w:tr w:rsidR="00AB434C" w:rsidRPr="0092748F" w14:paraId="7E632BD8" w14:textId="77777777" w:rsidTr="005752E9">
        <w:trPr>
          <w:trHeight w:val="300"/>
        </w:trPr>
        <w:tc>
          <w:tcPr>
            <w:tcW w:w="1378" w:type="dxa"/>
            <w:noWrap/>
            <w:hideMark/>
          </w:tcPr>
          <w:p w14:paraId="0C8167F4" w14:textId="77777777" w:rsidR="00AB434C" w:rsidRPr="0092748F" w:rsidRDefault="00AB434C" w:rsidP="003E4C21">
            <w:r w:rsidRPr="0092748F">
              <w:t>Elevation</w:t>
            </w:r>
          </w:p>
        </w:tc>
        <w:tc>
          <w:tcPr>
            <w:tcW w:w="1095" w:type="dxa"/>
            <w:noWrap/>
            <w:hideMark/>
          </w:tcPr>
          <w:p w14:paraId="5B7DAEAA" w14:textId="77777777" w:rsidR="00AB434C" w:rsidRPr="0092748F" w:rsidRDefault="00AB434C" w:rsidP="003E4C21">
            <w:r w:rsidRPr="0092748F">
              <w:t>N</w:t>
            </w:r>
          </w:p>
        </w:tc>
        <w:tc>
          <w:tcPr>
            <w:tcW w:w="3144" w:type="dxa"/>
            <w:noWrap/>
            <w:hideMark/>
          </w:tcPr>
          <w:p w14:paraId="7FA2A458" w14:textId="77777777" w:rsidR="00AB434C" w:rsidRPr="0092748F" w:rsidRDefault="00AB434C" w:rsidP="003E4C21">
            <w:r w:rsidRPr="0092748F">
              <w:t>The height above sea level at which the data is collected</w:t>
            </w:r>
          </w:p>
        </w:tc>
        <w:tc>
          <w:tcPr>
            <w:tcW w:w="1066" w:type="dxa"/>
            <w:noWrap/>
            <w:hideMark/>
          </w:tcPr>
          <w:p w14:paraId="1D87B616" w14:textId="77777777" w:rsidR="00AB434C" w:rsidRPr="0092748F" w:rsidRDefault="00AB434C" w:rsidP="003E4C21">
            <w:r w:rsidRPr="0092748F">
              <w:t>Value and Unit</w:t>
            </w:r>
          </w:p>
        </w:tc>
        <w:tc>
          <w:tcPr>
            <w:tcW w:w="2336" w:type="dxa"/>
            <w:noWrap/>
            <w:hideMark/>
          </w:tcPr>
          <w:p w14:paraId="7A61360B" w14:textId="77777777" w:rsidR="00AB434C" w:rsidRPr="0092748F" w:rsidRDefault="00AB434C" w:rsidP="003E4C21">
            <w:r w:rsidRPr="0092748F">
              <w:t>3600 feet</w:t>
            </w:r>
          </w:p>
        </w:tc>
      </w:tr>
      <w:tr w:rsidR="00AB434C" w:rsidRPr="0092748F" w14:paraId="13828C36" w14:textId="77777777" w:rsidTr="005752E9">
        <w:trPr>
          <w:trHeight w:val="300"/>
        </w:trPr>
        <w:tc>
          <w:tcPr>
            <w:tcW w:w="1378" w:type="dxa"/>
            <w:noWrap/>
            <w:hideMark/>
          </w:tcPr>
          <w:p w14:paraId="3D95F461" w14:textId="77777777" w:rsidR="00AB434C" w:rsidRPr="0092748F" w:rsidRDefault="00AB434C" w:rsidP="003E4C21">
            <w:r w:rsidRPr="0092748F">
              <w:t>Weather</w:t>
            </w:r>
          </w:p>
        </w:tc>
        <w:tc>
          <w:tcPr>
            <w:tcW w:w="1095" w:type="dxa"/>
            <w:noWrap/>
            <w:hideMark/>
          </w:tcPr>
          <w:p w14:paraId="3CCD1145" w14:textId="77777777" w:rsidR="00AB434C" w:rsidRPr="0092748F" w:rsidRDefault="00AB434C" w:rsidP="003E4C21">
            <w:r w:rsidRPr="0092748F">
              <w:t>N</w:t>
            </w:r>
          </w:p>
        </w:tc>
        <w:tc>
          <w:tcPr>
            <w:tcW w:w="3144" w:type="dxa"/>
            <w:noWrap/>
            <w:hideMark/>
          </w:tcPr>
          <w:p w14:paraId="221C4A5A" w14:textId="77777777" w:rsidR="00AB434C" w:rsidRPr="0092748F" w:rsidRDefault="00AB434C" w:rsidP="003E4C21">
            <w:r w:rsidRPr="0092748F">
              <w:t>The type of weather at the time when the data is collected.</w:t>
            </w:r>
          </w:p>
        </w:tc>
        <w:tc>
          <w:tcPr>
            <w:tcW w:w="1066" w:type="dxa"/>
            <w:noWrap/>
            <w:hideMark/>
          </w:tcPr>
          <w:p w14:paraId="325D20B5" w14:textId="77777777" w:rsidR="00AB434C" w:rsidRPr="0092748F" w:rsidRDefault="00AB434C" w:rsidP="003E4C21">
            <w:r w:rsidRPr="0092748F">
              <w:t>Category</w:t>
            </w:r>
          </w:p>
        </w:tc>
        <w:tc>
          <w:tcPr>
            <w:tcW w:w="2336" w:type="dxa"/>
            <w:noWrap/>
            <w:hideMark/>
          </w:tcPr>
          <w:p w14:paraId="39BC9A91" w14:textId="77777777" w:rsidR="00AB434C" w:rsidRPr="0092748F" w:rsidRDefault="00AB434C" w:rsidP="003E4C21">
            <w:r w:rsidRPr="0092748F">
              <w:t>Sunny, Cloudy, Windy</w:t>
            </w:r>
          </w:p>
        </w:tc>
      </w:tr>
      <w:tr w:rsidR="00AB434C" w:rsidRPr="0092748F" w14:paraId="3D9A7706" w14:textId="77777777" w:rsidTr="005752E9">
        <w:trPr>
          <w:trHeight w:val="300"/>
        </w:trPr>
        <w:tc>
          <w:tcPr>
            <w:tcW w:w="1378" w:type="dxa"/>
            <w:noWrap/>
            <w:hideMark/>
          </w:tcPr>
          <w:p w14:paraId="1249BDCD" w14:textId="77777777" w:rsidR="00AB434C" w:rsidRPr="0092748F" w:rsidRDefault="00AB434C" w:rsidP="003E4C21">
            <w:r w:rsidRPr="0092748F">
              <w:t>Humidity</w:t>
            </w:r>
          </w:p>
        </w:tc>
        <w:tc>
          <w:tcPr>
            <w:tcW w:w="1095" w:type="dxa"/>
            <w:noWrap/>
            <w:hideMark/>
          </w:tcPr>
          <w:p w14:paraId="32030E35" w14:textId="77777777" w:rsidR="00AB434C" w:rsidRPr="0092748F" w:rsidRDefault="00AB434C" w:rsidP="003E4C21">
            <w:r w:rsidRPr="0092748F">
              <w:t>N</w:t>
            </w:r>
          </w:p>
        </w:tc>
        <w:tc>
          <w:tcPr>
            <w:tcW w:w="3144" w:type="dxa"/>
            <w:noWrap/>
            <w:hideMark/>
          </w:tcPr>
          <w:p w14:paraId="3A44CB97" w14:textId="77777777" w:rsidR="00AB434C" w:rsidRPr="0092748F" w:rsidRDefault="00AB434C" w:rsidP="003E4C21">
            <w:r w:rsidRPr="0092748F">
              <w:t>The humidity at the time when the data is collected.</w:t>
            </w:r>
          </w:p>
        </w:tc>
        <w:tc>
          <w:tcPr>
            <w:tcW w:w="1066" w:type="dxa"/>
            <w:noWrap/>
            <w:hideMark/>
          </w:tcPr>
          <w:p w14:paraId="7C432C81" w14:textId="77777777" w:rsidR="00AB434C" w:rsidRPr="0092748F" w:rsidRDefault="00AB434C" w:rsidP="003E4C21">
            <w:r w:rsidRPr="0092748F">
              <w:t>Value and Unit</w:t>
            </w:r>
          </w:p>
        </w:tc>
        <w:tc>
          <w:tcPr>
            <w:tcW w:w="2336" w:type="dxa"/>
            <w:noWrap/>
            <w:hideMark/>
          </w:tcPr>
          <w:p w14:paraId="380F4A19" w14:textId="77777777" w:rsidR="00AB434C" w:rsidRPr="0092748F" w:rsidRDefault="00AB434C" w:rsidP="003E4C21">
            <w:r w:rsidRPr="0092748F">
              <w:t>65%</w:t>
            </w:r>
          </w:p>
        </w:tc>
      </w:tr>
      <w:tr w:rsidR="00AB434C" w:rsidRPr="0092748F" w14:paraId="2030A122" w14:textId="77777777" w:rsidTr="005752E9">
        <w:trPr>
          <w:trHeight w:val="300"/>
        </w:trPr>
        <w:tc>
          <w:tcPr>
            <w:tcW w:w="1378" w:type="dxa"/>
            <w:noWrap/>
            <w:hideMark/>
          </w:tcPr>
          <w:p w14:paraId="69D50821" w14:textId="77777777" w:rsidR="00AB434C" w:rsidRPr="0092748F" w:rsidRDefault="00AB434C" w:rsidP="003E4C21">
            <w:r w:rsidRPr="0092748F">
              <w:t>Temperature</w:t>
            </w:r>
          </w:p>
        </w:tc>
        <w:tc>
          <w:tcPr>
            <w:tcW w:w="1095" w:type="dxa"/>
            <w:noWrap/>
            <w:hideMark/>
          </w:tcPr>
          <w:p w14:paraId="2CA5C9DC" w14:textId="77777777" w:rsidR="00AB434C" w:rsidRPr="0092748F" w:rsidRDefault="00AB434C" w:rsidP="003E4C21">
            <w:r w:rsidRPr="0092748F">
              <w:t>N</w:t>
            </w:r>
          </w:p>
        </w:tc>
        <w:tc>
          <w:tcPr>
            <w:tcW w:w="3144" w:type="dxa"/>
            <w:noWrap/>
            <w:hideMark/>
          </w:tcPr>
          <w:p w14:paraId="6F3DB7AA" w14:textId="77777777" w:rsidR="00AB434C" w:rsidRPr="0092748F" w:rsidRDefault="00AB434C" w:rsidP="003E4C21">
            <w:r w:rsidRPr="0092748F">
              <w:t>The temperature at the time when the data is collected</w:t>
            </w:r>
          </w:p>
        </w:tc>
        <w:tc>
          <w:tcPr>
            <w:tcW w:w="1066" w:type="dxa"/>
            <w:noWrap/>
            <w:hideMark/>
          </w:tcPr>
          <w:p w14:paraId="2DBBDE2F" w14:textId="77777777" w:rsidR="00AB434C" w:rsidRPr="0092748F" w:rsidRDefault="00AB434C" w:rsidP="003E4C21">
            <w:r w:rsidRPr="0092748F">
              <w:t>Value and Unit</w:t>
            </w:r>
          </w:p>
        </w:tc>
        <w:tc>
          <w:tcPr>
            <w:tcW w:w="2336" w:type="dxa"/>
            <w:noWrap/>
            <w:hideMark/>
          </w:tcPr>
          <w:p w14:paraId="1B477A6E" w14:textId="77777777" w:rsidR="00AB434C" w:rsidRPr="0092748F" w:rsidRDefault="00AB434C" w:rsidP="003E4C21">
            <w:r w:rsidRPr="0092748F">
              <w:t>70F, 30C</w:t>
            </w:r>
          </w:p>
        </w:tc>
      </w:tr>
    </w:tbl>
    <w:p w14:paraId="4EC3F7C2" w14:textId="77777777" w:rsidR="005752E9" w:rsidRPr="005752E9" w:rsidRDefault="005752E9" w:rsidP="005752E9">
      <w:pPr>
        <w:pStyle w:val="ListParagraph"/>
        <w:keepNext/>
        <w:keepLines/>
        <w:numPr>
          <w:ilvl w:val="0"/>
          <w:numId w:val="15"/>
        </w:numPr>
        <w:spacing w:before="360" w:after="120"/>
        <w:jc w:val="both"/>
        <w:outlineLvl w:val="1"/>
        <w:rPr>
          <w:vanish/>
          <w:sz w:val="32"/>
          <w:szCs w:val="32"/>
        </w:rPr>
      </w:pPr>
      <w:bookmarkStart w:id="74" w:name="_Toc465088801"/>
      <w:bookmarkStart w:id="75" w:name="_Toc465088891"/>
      <w:bookmarkStart w:id="76" w:name="_Toc465088979"/>
      <w:bookmarkStart w:id="77" w:name="_Toc465089048"/>
      <w:bookmarkEnd w:id="74"/>
      <w:bookmarkEnd w:id="75"/>
      <w:bookmarkEnd w:id="76"/>
      <w:bookmarkEnd w:id="77"/>
    </w:p>
    <w:p w14:paraId="04B6FB48" w14:textId="77777777" w:rsidR="008C496C" w:rsidRPr="008C496C" w:rsidRDefault="008C496C" w:rsidP="008B735F">
      <w:pPr>
        <w:pStyle w:val="Heading2"/>
        <w:spacing w:before="0" w:after="0"/>
        <w:ind w:left="720"/>
        <w:jc w:val="both"/>
      </w:pPr>
    </w:p>
    <w:p w14:paraId="4FE15190" w14:textId="77777777" w:rsidR="00F006D9" w:rsidRDefault="001A5DF9" w:rsidP="008D1AFB">
      <w:pPr>
        <w:ind w:left="540"/>
        <w:contextualSpacing/>
        <w:jc w:val="both"/>
      </w:pPr>
      <w:bookmarkStart w:id="78" w:name="_GoBack"/>
      <w:bookmarkEnd w:id="78"/>
      <w:r w:rsidRPr="001A5DF9">
        <w:t>4.1.1 Conventions</w:t>
      </w:r>
    </w:p>
    <w:p w14:paraId="025DA9B0" w14:textId="1202EABD" w:rsidR="008C496C" w:rsidRDefault="00AB434C" w:rsidP="008B735F">
      <w:pPr>
        <w:numPr>
          <w:ilvl w:val="0"/>
          <w:numId w:val="4"/>
        </w:numPr>
        <w:ind w:left="540" w:firstLine="0"/>
        <w:contextualSpacing/>
        <w:jc w:val="both"/>
      </w:pPr>
      <w:r>
        <w:t>Each Deployment Output will have a unique Deployment Output ID.</w:t>
      </w:r>
    </w:p>
    <w:p w14:paraId="73D94AD2" w14:textId="46289E2D" w:rsidR="00AB434C" w:rsidRDefault="00AB434C" w:rsidP="008B735F">
      <w:pPr>
        <w:pStyle w:val="Heading2"/>
        <w:numPr>
          <w:ilvl w:val="1"/>
          <w:numId w:val="11"/>
        </w:numPr>
        <w:ind w:left="540" w:hanging="540"/>
        <w:jc w:val="both"/>
      </w:pPr>
      <w:bookmarkStart w:id="79" w:name="_Toc465089049"/>
      <w:r>
        <w:t>Collected Sample</w:t>
      </w:r>
      <w:bookmarkEnd w:id="79"/>
    </w:p>
    <w:p w14:paraId="4D60E935" w14:textId="4AF1BD7F" w:rsidR="00E23F4D" w:rsidRDefault="00E23F4D" w:rsidP="008B735F">
      <w:pPr>
        <w:ind w:firstLine="720"/>
        <w:jc w:val="both"/>
      </w:pPr>
      <w:r>
        <w:t xml:space="preserve">The Sample data element is a list of metadata elements that describe the characteristics of samples collected by the instrument and the </w:t>
      </w:r>
      <w:r w:rsidRPr="00D5230B">
        <w:t>procedure</w:t>
      </w:r>
      <w:r>
        <w:t xml:space="preserve"> used for sample collection. The data elements are the same as the Sample Collection part. See “Sample collection” part for reference.  </w:t>
      </w:r>
      <w:r w:rsidR="008B735F">
        <w:t xml:space="preserve">The collected sample can be associated with existing biospecimen </w:t>
      </w:r>
      <w:r w:rsidR="00905678">
        <w:t>data models such as the OpenFurther’s biospecimen integration model and others (</w:t>
      </w:r>
      <w:r w:rsidR="00905678" w:rsidRPr="00AB434C">
        <w:t>https://github.com/biobanking</w:t>
      </w:r>
      <w:r w:rsidR="00905678">
        <w:t>).</w:t>
      </w:r>
    </w:p>
    <w:p w14:paraId="7D4C5156" w14:textId="77777777" w:rsidR="00AB434C" w:rsidRDefault="00AB434C" w:rsidP="00905678"/>
    <w:sectPr w:rsidR="00AB434C" w:rsidSect="00B24DA3">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338595" w14:textId="77777777" w:rsidR="00DE0C25" w:rsidRDefault="00DE0C25" w:rsidP="00A6107F">
      <w:pPr>
        <w:spacing w:line="240" w:lineRule="auto"/>
      </w:pPr>
      <w:r>
        <w:separator/>
      </w:r>
    </w:p>
  </w:endnote>
  <w:endnote w:type="continuationSeparator" w:id="0">
    <w:p w14:paraId="006212B2" w14:textId="77777777" w:rsidR="00DE0C25" w:rsidRDefault="00DE0C25" w:rsidP="00A610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638887"/>
      <w:docPartObj>
        <w:docPartGallery w:val="Page Numbers (Bottom of Page)"/>
        <w:docPartUnique/>
      </w:docPartObj>
    </w:sdtPr>
    <w:sdtEndPr>
      <w:rPr>
        <w:noProof/>
      </w:rPr>
    </w:sdtEndPr>
    <w:sdtContent>
      <w:p w14:paraId="41119572" w14:textId="241135D9" w:rsidR="001A5DF9" w:rsidRDefault="001A5DF9">
        <w:pPr>
          <w:pStyle w:val="Footer"/>
          <w:jc w:val="center"/>
        </w:pPr>
        <w:r>
          <w:fldChar w:fldCharType="begin"/>
        </w:r>
        <w:r>
          <w:instrText xml:space="preserve"> PAGE   \* MERGEFORMAT </w:instrText>
        </w:r>
        <w:r>
          <w:fldChar w:fldCharType="separate"/>
        </w:r>
        <w:r w:rsidR="00EA5B32">
          <w:rPr>
            <w:noProof/>
          </w:rPr>
          <w:t>21</w:t>
        </w:r>
        <w:r>
          <w:rPr>
            <w:noProof/>
          </w:rPr>
          <w:fldChar w:fldCharType="end"/>
        </w:r>
      </w:p>
    </w:sdtContent>
  </w:sdt>
  <w:p w14:paraId="298C8B5D" w14:textId="77777777" w:rsidR="001A5DF9" w:rsidRDefault="001A5D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F64E64" w14:textId="77777777" w:rsidR="00DE0C25" w:rsidRDefault="00DE0C25" w:rsidP="00A6107F">
      <w:pPr>
        <w:spacing w:line="240" w:lineRule="auto"/>
      </w:pPr>
      <w:r>
        <w:separator/>
      </w:r>
    </w:p>
  </w:footnote>
  <w:footnote w:type="continuationSeparator" w:id="0">
    <w:p w14:paraId="7CA8C4EC" w14:textId="77777777" w:rsidR="00DE0C25" w:rsidRDefault="00DE0C25" w:rsidP="00A6107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24F25"/>
    <w:multiLevelType w:val="multilevel"/>
    <w:tmpl w:val="1D8872FC"/>
    <w:lvl w:ilvl="0">
      <w:start w:val="3"/>
      <w:numFmt w:val="decimal"/>
      <w:lvlText w:val="%1."/>
      <w:lvlJc w:val="right"/>
      <w:pPr>
        <w:ind w:left="720" w:firstLine="360"/>
      </w:pPr>
      <w:rPr>
        <w:rFonts w:hint="default"/>
        <w:u w:val="none"/>
      </w:rPr>
    </w:lvl>
    <w:lvl w:ilvl="1">
      <w:start w:val="10"/>
      <w:numFmt w:val="none"/>
      <w:lvlText w:val="4.1"/>
      <w:lvlJc w:val="right"/>
      <w:pPr>
        <w:ind w:left="1440" w:firstLine="1080"/>
      </w:pPr>
      <w:rPr>
        <w:rFonts w:hint="default"/>
        <w:u w:val="none"/>
      </w:rPr>
    </w:lvl>
    <w:lvl w:ilvl="2">
      <w:start w:val="1"/>
      <w:numFmt w:val="decimal"/>
      <w:lvlText w:val="%1.%2.%3."/>
      <w:lvlJc w:val="right"/>
      <w:pPr>
        <w:ind w:left="2160" w:firstLine="1800"/>
      </w:pPr>
      <w:rPr>
        <w:rFonts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1" w15:restartNumberingAfterBreak="0">
    <w:nsid w:val="06A64BBD"/>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15:restartNumberingAfterBreak="0">
    <w:nsid w:val="076F6C21"/>
    <w:multiLevelType w:val="hybridMultilevel"/>
    <w:tmpl w:val="01742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C0EA2"/>
    <w:multiLevelType w:val="multilevel"/>
    <w:tmpl w:val="3C1A207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15:restartNumberingAfterBreak="0">
    <w:nsid w:val="16433B87"/>
    <w:multiLevelType w:val="hybridMultilevel"/>
    <w:tmpl w:val="ED2074A2"/>
    <w:lvl w:ilvl="0" w:tplc="6F08F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246E47"/>
    <w:multiLevelType w:val="hybridMultilevel"/>
    <w:tmpl w:val="BC3CB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601EFA"/>
    <w:multiLevelType w:val="hybridMultilevel"/>
    <w:tmpl w:val="0FB639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EB211E2"/>
    <w:multiLevelType w:val="multilevel"/>
    <w:tmpl w:val="A124661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8" w15:restartNumberingAfterBreak="0">
    <w:nsid w:val="330B68F2"/>
    <w:multiLevelType w:val="hybridMultilevel"/>
    <w:tmpl w:val="18249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E6D7B"/>
    <w:multiLevelType w:val="hybridMultilevel"/>
    <w:tmpl w:val="A65C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5F6992"/>
    <w:multiLevelType w:val="multilevel"/>
    <w:tmpl w:val="454AAA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AEE4549"/>
    <w:multiLevelType w:val="multilevel"/>
    <w:tmpl w:val="ABE2892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2" w15:restartNumberingAfterBreak="0">
    <w:nsid w:val="509B09B1"/>
    <w:multiLevelType w:val="hybridMultilevel"/>
    <w:tmpl w:val="9836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F7649D"/>
    <w:multiLevelType w:val="hybridMultilevel"/>
    <w:tmpl w:val="60E8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A57405"/>
    <w:multiLevelType w:val="multilevel"/>
    <w:tmpl w:val="7BFAA7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62C2BC9"/>
    <w:multiLevelType w:val="multilevel"/>
    <w:tmpl w:val="E8603AF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6" w15:restartNumberingAfterBreak="0">
    <w:nsid w:val="57576333"/>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15:restartNumberingAfterBreak="0">
    <w:nsid w:val="5AAE1802"/>
    <w:multiLevelType w:val="multilevel"/>
    <w:tmpl w:val="9150474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8" w15:restartNumberingAfterBreak="0">
    <w:nsid w:val="69733482"/>
    <w:multiLevelType w:val="hybridMultilevel"/>
    <w:tmpl w:val="C3960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711A18"/>
    <w:multiLevelType w:val="multilevel"/>
    <w:tmpl w:val="81B2FF6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0" w15:restartNumberingAfterBreak="0">
    <w:nsid w:val="70C15B44"/>
    <w:multiLevelType w:val="multilevel"/>
    <w:tmpl w:val="2D84A4E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1" w15:restartNumberingAfterBreak="0">
    <w:nsid w:val="72172C45"/>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72B1335A"/>
    <w:multiLevelType w:val="multilevel"/>
    <w:tmpl w:val="915845B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3" w15:restartNumberingAfterBreak="0">
    <w:nsid w:val="754656B7"/>
    <w:multiLevelType w:val="hybridMultilevel"/>
    <w:tmpl w:val="FABEF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3D585E"/>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15:restartNumberingAfterBreak="0">
    <w:nsid w:val="79F45716"/>
    <w:multiLevelType w:val="hybridMultilevel"/>
    <w:tmpl w:val="76E0E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17"/>
  </w:num>
  <w:num w:numId="4">
    <w:abstractNumId w:val="20"/>
  </w:num>
  <w:num w:numId="5">
    <w:abstractNumId w:val="11"/>
  </w:num>
  <w:num w:numId="6">
    <w:abstractNumId w:val="22"/>
  </w:num>
  <w:num w:numId="7">
    <w:abstractNumId w:val="14"/>
  </w:num>
  <w:num w:numId="8">
    <w:abstractNumId w:val="15"/>
  </w:num>
  <w:num w:numId="9">
    <w:abstractNumId w:val="3"/>
  </w:num>
  <w:num w:numId="10">
    <w:abstractNumId w:val="24"/>
  </w:num>
  <w:num w:numId="11">
    <w:abstractNumId w:val="10"/>
  </w:num>
  <w:num w:numId="12">
    <w:abstractNumId w:val="1"/>
  </w:num>
  <w:num w:numId="13">
    <w:abstractNumId w:val="21"/>
  </w:num>
  <w:num w:numId="14">
    <w:abstractNumId w:val="16"/>
  </w:num>
  <w:num w:numId="15">
    <w:abstractNumId w:val="0"/>
  </w:num>
  <w:num w:numId="16">
    <w:abstractNumId w:val="12"/>
  </w:num>
  <w:num w:numId="17">
    <w:abstractNumId w:val="6"/>
  </w:num>
  <w:num w:numId="18">
    <w:abstractNumId w:val="4"/>
  </w:num>
  <w:num w:numId="19">
    <w:abstractNumId w:val="5"/>
  </w:num>
  <w:num w:numId="20">
    <w:abstractNumId w:val="18"/>
  </w:num>
  <w:num w:numId="21">
    <w:abstractNumId w:val="9"/>
  </w:num>
  <w:num w:numId="22">
    <w:abstractNumId w:val="23"/>
  </w:num>
  <w:num w:numId="23">
    <w:abstractNumId w:val="2"/>
  </w:num>
  <w:num w:numId="24">
    <w:abstractNumId w:val="25"/>
  </w:num>
  <w:num w:numId="25">
    <w:abstractNumId w:val="8"/>
  </w:num>
  <w:num w:numId="2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m">
    <w15:presenceInfo w15:providerId="None" w15:userId="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CCC"/>
    <w:rsid w:val="0000144C"/>
    <w:rsid w:val="000049F9"/>
    <w:rsid w:val="00035A1C"/>
    <w:rsid w:val="00061245"/>
    <w:rsid w:val="00067FBC"/>
    <w:rsid w:val="0008480D"/>
    <w:rsid w:val="00093789"/>
    <w:rsid w:val="000A0BFC"/>
    <w:rsid w:val="000A2FCC"/>
    <w:rsid w:val="000A5848"/>
    <w:rsid w:val="000B1BB1"/>
    <w:rsid w:val="000B217A"/>
    <w:rsid w:val="000B29C9"/>
    <w:rsid w:val="000B4E0F"/>
    <w:rsid w:val="000B6F7A"/>
    <w:rsid w:val="000C1B49"/>
    <w:rsid w:val="000C1D6C"/>
    <w:rsid w:val="000D1B85"/>
    <w:rsid w:val="000D4709"/>
    <w:rsid w:val="000D5451"/>
    <w:rsid w:val="000D7CC8"/>
    <w:rsid w:val="000E0B8D"/>
    <w:rsid w:val="000E6751"/>
    <w:rsid w:val="000F2E6E"/>
    <w:rsid w:val="000F5EF7"/>
    <w:rsid w:val="001161E8"/>
    <w:rsid w:val="00135339"/>
    <w:rsid w:val="0013553D"/>
    <w:rsid w:val="0014356A"/>
    <w:rsid w:val="0015530E"/>
    <w:rsid w:val="00171DD0"/>
    <w:rsid w:val="0017763C"/>
    <w:rsid w:val="001814C6"/>
    <w:rsid w:val="00181D5B"/>
    <w:rsid w:val="00184A9E"/>
    <w:rsid w:val="0019708E"/>
    <w:rsid w:val="001A372E"/>
    <w:rsid w:val="001A5986"/>
    <w:rsid w:val="001A5DF9"/>
    <w:rsid w:val="001B0F32"/>
    <w:rsid w:val="001B4D6F"/>
    <w:rsid w:val="001B6F83"/>
    <w:rsid w:val="001C7929"/>
    <w:rsid w:val="001D450C"/>
    <w:rsid w:val="001E173D"/>
    <w:rsid w:val="001E5542"/>
    <w:rsid w:val="001F0503"/>
    <w:rsid w:val="001F20F0"/>
    <w:rsid w:val="002005EC"/>
    <w:rsid w:val="00217901"/>
    <w:rsid w:val="00221757"/>
    <w:rsid w:val="00221919"/>
    <w:rsid w:val="0023061D"/>
    <w:rsid w:val="002437DE"/>
    <w:rsid w:val="00245D3A"/>
    <w:rsid w:val="002470CA"/>
    <w:rsid w:val="00263B0D"/>
    <w:rsid w:val="002749BA"/>
    <w:rsid w:val="00275A0A"/>
    <w:rsid w:val="00282E40"/>
    <w:rsid w:val="002834CA"/>
    <w:rsid w:val="00285A28"/>
    <w:rsid w:val="002868FB"/>
    <w:rsid w:val="00295E9F"/>
    <w:rsid w:val="002B7401"/>
    <w:rsid w:val="002C16B6"/>
    <w:rsid w:val="002D7CAA"/>
    <w:rsid w:val="002E0144"/>
    <w:rsid w:val="002E23E9"/>
    <w:rsid w:val="002E4958"/>
    <w:rsid w:val="002E4C83"/>
    <w:rsid w:val="00300EE9"/>
    <w:rsid w:val="00310898"/>
    <w:rsid w:val="0031308E"/>
    <w:rsid w:val="003176E4"/>
    <w:rsid w:val="003200C5"/>
    <w:rsid w:val="003200E2"/>
    <w:rsid w:val="00325E94"/>
    <w:rsid w:val="00335699"/>
    <w:rsid w:val="00335DED"/>
    <w:rsid w:val="003415AD"/>
    <w:rsid w:val="00346E9A"/>
    <w:rsid w:val="003530B6"/>
    <w:rsid w:val="00354538"/>
    <w:rsid w:val="00355C0F"/>
    <w:rsid w:val="003768E8"/>
    <w:rsid w:val="003819A8"/>
    <w:rsid w:val="00384C09"/>
    <w:rsid w:val="003915BE"/>
    <w:rsid w:val="00391AC5"/>
    <w:rsid w:val="003934FE"/>
    <w:rsid w:val="003974DB"/>
    <w:rsid w:val="003A0572"/>
    <w:rsid w:val="003A4A95"/>
    <w:rsid w:val="003A55D1"/>
    <w:rsid w:val="003D3AE5"/>
    <w:rsid w:val="003E1113"/>
    <w:rsid w:val="003E3F51"/>
    <w:rsid w:val="003E4C21"/>
    <w:rsid w:val="003E6EA7"/>
    <w:rsid w:val="003F61EC"/>
    <w:rsid w:val="00411D3C"/>
    <w:rsid w:val="00412699"/>
    <w:rsid w:val="00413F2D"/>
    <w:rsid w:val="00420BE7"/>
    <w:rsid w:val="004258B0"/>
    <w:rsid w:val="00426054"/>
    <w:rsid w:val="00434914"/>
    <w:rsid w:val="00437780"/>
    <w:rsid w:val="00446DEF"/>
    <w:rsid w:val="00453A67"/>
    <w:rsid w:val="00462AB1"/>
    <w:rsid w:val="0046488F"/>
    <w:rsid w:val="00465DED"/>
    <w:rsid w:val="004705EA"/>
    <w:rsid w:val="00476747"/>
    <w:rsid w:val="00486D69"/>
    <w:rsid w:val="0049387E"/>
    <w:rsid w:val="004A3519"/>
    <w:rsid w:val="004C569D"/>
    <w:rsid w:val="004D3645"/>
    <w:rsid w:val="004E260C"/>
    <w:rsid w:val="004F0633"/>
    <w:rsid w:val="004F7D6B"/>
    <w:rsid w:val="0051437A"/>
    <w:rsid w:val="0052794A"/>
    <w:rsid w:val="005308C8"/>
    <w:rsid w:val="00533CFA"/>
    <w:rsid w:val="0054354A"/>
    <w:rsid w:val="00545CB1"/>
    <w:rsid w:val="00550459"/>
    <w:rsid w:val="0055576D"/>
    <w:rsid w:val="00567630"/>
    <w:rsid w:val="00571BFA"/>
    <w:rsid w:val="005752E9"/>
    <w:rsid w:val="0058220D"/>
    <w:rsid w:val="00583908"/>
    <w:rsid w:val="005A0530"/>
    <w:rsid w:val="005C2CBE"/>
    <w:rsid w:val="005E61F0"/>
    <w:rsid w:val="00621E6F"/>
    <w:rsid w:val="006347D9"/>
    <w:rsid w:val="0063577D"/>
    <w:rsid w:val="00636F7B"/>
    <w:rsid w:val="006422CB"/>
    <w:rsid w:val="0064587D"/>
    <w:rsid w:val="00646AFE"/>
    <w:rsid w:val="00656506"/>
    <w:rsid w:val="00684E4B"/>
    <w:rsid w:val="00690515"/>
    <w:rsid w:val="0069308E"/>
    <w:rsid w:val="006A2A9D"/>
    <w:rsid w:val="006D10F1"/>
    <w:rsid w:val="006D3941"/>
    <w:rsid w:val="006D413B"/>
    <w:rsid w:val="006E196D"/>
    <w:rsid w:val="006E1CCC"/>
    <w:rsid w:val="006E3807"/>
    <w:rsid w:val="006E44F8"/>
    <w:rsid w:val="006F3335"/>
    <w:rsid w:val="00712051"/>
    <w:rsid w:val="007221D6"/>
    <w:rsid w:val="00723A8C"/>
    <w:rsid w:val="007326B9"/>
    <w:rsid w:val="00735127"/>
    <w:rsid w:val="0073798D"/>
    <w:rsid w:val="007465AA"/>
    <w:rsid w:val="00766ACD"/>
    <w:rsid w:val="007679DE"/>
    <w:rsid w:val="007825A7"/>
    <w:rsid w:val="00783138"/>
    <w:rsid w:val="0078645B"/>
    <w:rsid w:val="007A4B10"/>
    <w:rsid w:val="007A5187"/>
    <w:rsid w:val="007A6A7F"/>
    <w:rsid w:val="007A7B48"/>
    <w:rsid w:val="007C4F4D"/>
    <w:rsid w:val="007C67AF"/>
    <w:rsid w:val="007C7735"/>
    <w:rsid w:val="007D77CB"/>
    <w:rsid w:val="007E6C0D"/>
    <w:rsid w:val="007F786D"/>
    <w:rsid w:val="00805782"/>
    <w:rsid w:val="00807444"/>
    <w:rsid w:val="00807F3C"/>
    <w:rsid w:val="008126C9"/>
    <w:rsid w:val="008173E3"/>
    <w:rsid w:val="0083513E"/>
    <w:rsid w:val="008408E5"/>
    <w:rsid w:val="00840B90"/>
    <w:rsid w:val="00843834"/>
    <w:rsid w:val="00866E1F"/>
    <w:rsid w:val="00866F27"/>
    <w:rsid w:val="00880482"/>
    <w:rsid w:val="00881508"/>
    <w:rsid w:val="00887142"/>
    <w:rsid w:val="008A30D1"/>
    <w:rsid w:val="008A3408"/>
    <w:rsid w:val="008A7822"/>
    <w:rsid w:val="008B735F"/>
    <w:rsid w:val="008C0E41"/>
    <w:rsid w:val="008C1B85"/>
    <w:rsid w:val="008C496C"/>
    <w:rsid w:val="008D1AFB"/>
    <w:rsid w:val="008D6FA4"/>
    <w:rsid w:val="008E6020"/>
    <w:rsid w:val="008F252F"/>
    <w:rsid w:val="00905116"/>
    <w:rsid w:val="00905678"/>
    <w:rsid w:val="00913186"/>
    <w:rsid w:val="009146D6"/>
    <w:rsid w:val="00924487"/>
    <w:rsid w:val="0093590C"/>
    <w:rsid w:val="0095228C"/>
    <w:rsid w:val="00957439"/>
    <w:rsid w:val="00961124"/>
    <w:rsid w:val="009639F0"/>
    <w:rsid w:val="00967771"/>
    <w:rsid w:val="0098132A"/>
    <w:rsid w:val="009B3E57"/>
    <w:rsid w:val="009C318B"/>
    <w:rsid w:val="009C4A92"/>
    <w:rsid w:val="009C561D"/>
    <w:rsid w:val="009C71AB"/>
    <w:rsid w:val="009D063B"/>
    <w:rsid w:val="009E21A5"/>
    <w:rsid w:val="009E36E6"/>
    <w:rsid w:val="009F3290"/>
    <w:rsid w:val="00A0641E"/>
    <w:rsid w:val="00A065B2"/>
    <w:rsid w:val="00A20F7F"/>
    <w:rsid w:val="00A24D6C"/>
    <w:rsid w:val="00A31CC3"/>
    <w:rsid w:val="00A32B74"/>
    <w:rsid w:val="00A40A81"/>
    <w:rsid w:val="00A6107F"/>
    <w:rsid w:val="00A6617A"/>
    <w:rsid w:val="00A74066"/>
    <w:rsid w:val="00A81C22"/>
    <w:rsid w:val="00A92748"/>
    <w:rsid w:val="00AB434C"/>
    <w:rsid w:val="00AC53F8"/>
    <w:rsid w:val="00AD2789"/>
    <w:rsid w:val="00AD4CCC"/>
    <w:rsid w:val="00AD6912"/>
    <w:rsid w:val="00AF3D9C"/>
    <w:rsid w:val="00AF720F"/>
    <w:rsid w:val="00B00AC2"/>
    <w:rsid w:val="00B02273"/>
    <w:rsid w:val="00B029C9"/>
    <w:rsid w:val="00B24DA3"/>
    <w:rsid w:val="00B31EC2"/>
    <w:rsid w:val="00B35F38"/>
    <w:rsid w:val="00B643CF"/>
    <w:rsid w:val="00B66C75"/>
    <w:rsid w:val="00B75CEE"/>
    <w:rsid w:val="00B80C2F"/>
    <w:rsid w:val="00BA6AC8"/>
    <w:rsid w:val="00BB1AAC"/>
    <w:rsid w:val="00BB1B85"/>
    <w:rsid w:val="00BB1BF0"/>
    <w:rsid w:val="00BD6B3C"/>
    <w:rsid w:val="00BE337E"/>
    <w:rsid w:val="00BE3A9E"/>
    <w:rsid w:val="00BF0F22"/>
    <w:rsid w:val="00BF2F7F"/>
    <w:rsid w:val="00C011D5"/>
    <w:rsid w:val="00C07A72"/>
    <w:rsid w:val="00C22037"/>
    <w:rsid w:val="00C31F81"/>
    <w:rsid w:val="00C35609"/>
    <w:rsid w:val="00C43368"/>
    <w:rsid w:val="00C449FB"/>
    <w:rsid w:val="00C72C84"/>
    <w:rsid w:val="00C91EF8"/>
    <w:rsid w:val="00CA2BB9"/>
    <w:rsid w:val="00CA69F1"/>
    <w:rsid w:val="00CA6ECA"/>
    <w:rsid w:val="00CB1700"/>
    <w:rsid w:val="00CB3F02"/>
    <w:rsid w:val="00CB7E93"/>
    <w:rsid w:val="00CE00B9"/>
    <w:rsid w:val="00CF03CD"/>
    <w:rsid w:val="00CF496C"/>
    <w:rsid w:val="00D03CB5"/>
    <w:rsid w:val="00D260D0"/>
    <w:rsid w:val="00D42230"/>
    <w:rsid w:val="00D429DA"/>
    <w:rsid w:val="00D433B1"/>
    <w:rsid w:val="00D47B21"/>
    <w:rsid w:val="00D47FF6"/>
    <w:rsid w:val="00D5230B"/>
    <w:rsid w:val="00D5299B"/>
    <w:rsid w:val="00D52F87"/>
    <w:rsid w:val="00D618C3"/>
    <w:rsid w:val="00D619F8"/>
    <w:rsid w:val="00D632B0"/>
    <w:rsid w:val="00D66153"/>
    <w:rsid w:val="00D72D73"/>
    <w:rsid w:val="00D73154"/>
    <w:rsid w:val="00D74063"/>
    <w:rsid w:val="00D9145A"/>
    <w:rsid w:val="00D963D1"/>
    <w:rsid w:val="00DA5229"/>
    <w:rsid w:val="00DE0C25"/>
    <w:rsid w:val="00DF3B03"/>
    <w:rsid w:val="00E176C0"/>
    <w:rsid w:val="00E17F4D"/>
    <w:rsid w:val="00E23F4D"/>
    <w:rsid w:val="00E26EF6"/>
    <w:rsid w:val="00E26FAE"/>
    <w:rsid w:val="00E31166"/>
    <w:rsid w:val="00E355DD"/>
    <w:rsid w:val="00E375B5"/>
    <w:rsid w:val="00E44DC9"/>
    <w:rsid w:val="00E45380"/>
    <w:rsid w:val="00E45C65"/>
    <w:rsid w:val="00E53D7F"/>
    <w:rsid w:val="00E57481"/>
    <w:rsid w:val="00E728BB"/>
    <w:rsid w:val="00E8579C"/>
    <w:rsid w:val="00EA48EB"/>
    <w:rsid w:val="00EA5B32"/>
    <w:rsid w:val="00EC3E00"/>
    <w:rsid w:val="00EE3715"/>
    <w:rsid w:val="00EE3DBF"/>
    <w:rsid w:val="00EE4CB8"/>
    <w:rsid w:val="00EF5AC6"/>
    <w:rsid w:val="00EF7E62"/>
    <w:rsid w:val="00F006D9"/>
    <w:rsid w:val="00F042EB"/>
    <w:rsid w:val="00F10263"/>
    <w:rsid w:val="00F1160D"/>
    <w:rsid w:val="00F147A8"/>
    <w:rsid w:val="00F15250"/>
    <w:rsid w:val="00F1791E"/>
    <w:rsid w:val="00F22E61"/>
    <w:rsid w:val="00F30783"/>
    <w:rsid w:val="00F71BF7"/>
    <w:rsid w:val="00F71D15"/>
    <w:rsid w:val="00F72794"/>
    <w:rsid w:val="00F76682"/>
    <w:rsid w:val="00F80725"/>
    <w:rsid w:val="00F8453E"/>
    <w:rsid w:val="00F85498"/>
    <w:rsid w:val="00F96A1D"/>
    <w:rsid w:val="00FB76DB"/>
    <w:rsid w:val="00FC4AB9"/>
    <w:rsid w:val="00FE0381"/>
    <w:rsid w:val="00FE12DF"/>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BDAEB"/>
  <w15:docId w15:val="{93FA094B-74A5-4E50-B0B1-E8F6A9A31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3491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914"/>
    <w:rPr>
      <w:rFonts w:ascii="Segoe UI" w:hAnsi="Segoe UI" w:cs="Segoe UI"/>
      <w:sz w:val="18"/>
      <w:szCs w:val="18"/>
    </w:rPr>
  </w:style>
  <w:style w:type="table" w:styleId="TableGrid">
    <w:name w:val="Table Grid"/>
    <w:basedOn w:val="TableNormal"/>
    <w:uiPriority w:val="39"/>
    <w:rsid w:val="00434914"/>
    <w:pPr>
      <w:spacing w:line="240" w:lineRule="auto"/>
    </w:pPr>
    <w:rPr>
      <w:rFonts w:asciiTheme="minorHAnsi" w:eastAsiaTheme="minorEastAsia" w:hAnsiTheme="minorHAnsi" w:cstheme="minorBidi"/>
      <w:color w:val="aut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641E"/>
    <w:rPr>
      <w:color w:val="0563C1"/>
      <w:u w:val="single"/>
    </w:rPr>
  </w:style>
  <w:style w:type="paragraph" w:styleId="TOCHeading">
    <w:name w:val="TOC Heading"/>
    <w:basedOn w:val="Heading1"/>
    <w:next w:val="Normal"/>
    <w:uiPriority w:val="39"/>
    <w:unhideWhenUsed/>
    <w:qFormat/>
    <w:rsid w:val="00F80725"/>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1A5DF9"/>
    <w:pPr>
      <w:tabs>
        <w:tab w:val="left" w:pos="440"/>
        <w:tab w:val="right" w:leader="dot" w:pos="9350"/>
      </w:tabs>
      <w:spacing w:after="100"/>
    </w:pPr>
  </w:style>
  <w:style w:type="paragraph" w:styleId="TOC2">
    <w:name w:val="toc 2"/>
    <w:basedOn w:val="Normal"/>
    <w:next w:val="Normal"/>
    <w:autoRedefine/>
    <w:uiPriority w:val="39"/>
    <w:unhideWhenUsed/>
    <w:rsid w:val="00F006D9"/>
    <w:pPr>
      <w:tabs>
        <w:tab w:val="left" w:pos="880"/>
        <w:tab w:val="right" w:leader="dot" w:pos="9350"/>
      </w:tabs>
      <w:spacing w:after="100"/>
      <w:ind w:left="220"/>
    </w:pPr>
  </w:style>
  <w:style w:type="paragraph" w:styleId="CommentSubject">
    <w:name w:val="annotation subject"/>
    <w:basedOn w:val="CommentText"/>
    <w:next w:val="CommentText"/>
    <w:link w:val="CommentSubjectChar"/>
    <w:uiPriority w:val="99"/>
    <w:semiHidden/>
    <w:unhideWhenUsed/>
    <w:rsid w:val="00CE00B9"/>
    <w:rPr>
      <w:b/>
      <w:bCs/>
    </w:rPr>
  </w:style>
  <w:style w:type="character" w:customStyle="1" w:styleId="CommentSubjectChar">
    <w:name w:val="Comment Subject Char"/>
    <w:basedOn w:val="CommentTextChar"/>
    <w:link w:val="CommentSubject"/>
    <w:uiPriority w:val="99"/>
    <w:semiHidden/>
    <w:rsid w:val="00CE00B9"/>
    <w:rPr>
      <w:b/>
      <w:bCs/>
      <w:sz w:val="20"/>
      <w:szCs w:val="20"/>
    </w:rPr>
  </w:style>
  <w:style w:type="paragraph" w:styleId="ListParagraph">
    <w:name w:val="List Paragraph"/>
    <w:basedOn w:val="Normal"/>
    <w:uiPriority w:val="34"/>
    <w:qFormat/>
    <w:rsid w:val="008126C9"/>
    <w:pPr>
      <w:ind w:left="720"/>
      <w:contextualSpacing/>
    </w:pPr>
  </w:style>
  <w:style w:type="character" w:customStyle="1" w:styleId="Heading2Char">
    <w:name w:val="Heading 2 Char"/>
    <w:basedOn w:val="DefaultParagraphFont"/>
    <w:link w:val="Heading2"/>
    <w:rsid w:val="00AB434C"/>
    <w:rPr>
      <w:sz w:val="32"/>
      <w:szCs w:val="32"/>
    </w:rPr>
  </w:style>
  <w:style w:type="paragraph" w:styleId="Caption">
    <w:name w:val="caption"/>
    <w:basedOn w:val="Normal"/>
    <w:next w:val="Normal"/>
    <w:uiPriority w:val="35"/>
    <w:unhideWhenUsed/>
    <w:qFormat/>
    <w:rsid w:val="000937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90515"/>
  </w:style>
  <w:style w:type="character" w:customStyle="1" w:styleId="reference-text">
    <w:name w:val="reference-text"/>
    <w:basedOn w:val="DefaultParagraphFont"/>
    <w:rsid w:val="00840B90"/>
  </w:style>
  <w:style w:type="paragraph" w:styleId="Revision">
    <w:name w:val="Revision"/>
    <w:hidden/>
    <w:uiPriority w:val="99"/>
    <w:semiHidden/>
    <w:rsid w:val="007A7B48"/>
    <w:pPr>
      <w:spacing w:line="240" w:lineRule="auto"/>
    </w:pPr>
  </w:style>
  <w:style w:type="paragraph" w:styleId="Header">
    <w:name w:val="header"/>
    <w:basedOn w:val="Normal"/>
    <w:link w:val="HeaderChar"/>
    <w:uiPriority w:val="99"/>
    <w:unhideWhenUsed/>
    <w:rsid w:val="00A6107F"/>
    <w:pPr>
      <w:tabs>
        <w:tab w:val="center" w:pos="4680"/>
        <w:tab w:val="right" w:pos="9360"/>
      </w:tabs>
      <w:spacing w:line="240" w:lineRule="auto"/>
    </w:pPr>
  </w:style>
  <w:style w:type="character" w:customStyle="1" w:styleId="HeaderChar">
    <w:name w:val="Header Char"/>
    <w:basedOn w:val="DefaultParagraphFont"/>
    <w:link w:val="Header"/>
    <w:uiPriority w:val="99"/>
    <w:rsid w:val="00A6107F"/>
  </w:style>
  <w:style w:type="paragraph" w:styleId="Footer">
    <w:name w:val="footer"/>
    <w:basedOn w:val="Normal"/>
    <w:link w:val="FooterChar"/>
    <w:uiPriority w:val="99"/>
    <w:unhideWhenUsed/>
    <w:rsid w:val="00A6107F"/>
    <w:pPr>
      <w:tabs>
        <w:tab w:val="center" w:pos="4680"/>
        <w:tab w:val="right" w:pos="9360"/>
      </w:tabs>
      <w:spacing w:line="240" w:lineRule="auto"/>
    </w:pPr>
  </w:style>
  <w:style w:type="character" w:customStyle="1" w:styleId="FooterChar">
    <w:name w:val="Footer Char"/>
    <w:basedOn w:val="DefaultParagraphFont"/>
    <w:link w:val="Footer"/>
    <w:uiPriority w:val="99"/>
    <w:rsid w:val="00A61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0888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18" Type="http://schemas.openxmlformats.org/officeDocument/2006/relationships/diagramData" Target="diagrams/data2.xml"/><Relationship Id="rId26" Type="http://schemas.openxmlformats.org/officeDocument/2006/relationships/image" Target="media/image4.jpg"/><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http://www.purpleair.org/" TargetMode="External"/><Relationship Id="rId25"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hyperlink" Target="http://synopticlabs.org/" TargetMode="External"/><Relationship Id="rId20" Type="http://schemas.openxmlformats.org/officeDocument/2006/relationships/diagramQuickStyle" Target="diagrams/quickStyle2.xml"/><Relationship Id="rId29" Type="http://schemas.openxmlformats.org/officeDocument/2006/relationships/hyperlink" Target="http://www.airmetrics.com/products/miniv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1.xml"/><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www.bipm.org/utils/common/documents/jcgm/JCGM_200_2008.pdf" TargetMode="External"/><Relationship Id="rId28" Type="http://schemas.openxmlformats.org/officeDocument/2006/relationships/hyperlink" Target="http://www.organization.com/" TargetMode="External"/><Relationship Id="rId10" Type="http://schemas.openxmlformats.org/officeDocument/2006/relationships/image" Target="media/image2.jpg"/><Relationship Id="rId19" Type="http://schemas.openxmlformats.org/officeDocument/2006/relationships/diagramLayout" Target="diagrams/layout2.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nibib.nih.gov/research-funding/prisms" TargetMode="External"/><Relationship Id="rId14" Type="http://schemas.openxmlformats.org/officeDocument/2006/relationships/diagramColors" Target="diagrams/colors1.xml"/><Relationship Id="rId22" Type="http://schemas.microsoft.com/office/2007/relationships/diagramDrawing" Target="diagrams/drawing2.xml"/><Relationship Id="rId27" Type="http://schemas.openxmlformats.org/officeDocument/2006/relationships/hyperlink" Target="https://www.ebi.ac.uk/chebi/" TargetMode="External"/><Relationship Id="rId30" Type="http://schemas.openxmlformats.org/officeDocument/2006/relationships/fontTable" Target="fontTable.xml"/></Relationships>
</file>

<file path=word/diagrams/_rels/data2.xml.rels><?xml version="1.0" encoding="UTF-8" standalone="yes"?>
<Relationships xmlns="http://schemas.openxmlformats.org/package/2006/relationships"><Relationship Id="rId2" Type="http://schemas.openxmlformats.org/officeDocument/2006/relationships/hyperlink" Target="http://www.purpleair.org/" TargetMode="External"/><Relationship Id="rId1" Type="http://schemas.openxmlformats.org/officeDocument/2006/relationships/hyperlink" Target="http://synopticlabs.org/" TargetMode="External"/></Relationships>
</file>

<file path=word/diagrams/_rels/drawing2.xml.rels><?xml version="1.0" encoding="UTF-8" standalone="yes"?>
<Relationships xmlns="http://schemas.openxmlformats.org/package/2006/relationships"><Relationship Id="rId2" Type="http://schemas.openxmlformats.org/officeDocument/2006/relationships/hyperlink" Target="http://www.purpleair.org/" TargetMode="External"/><Relationship Id="rId1" Type="http://schemas.openxmlformats.org/officeDocument/2006/relationships/hyperlink" Target="http://synopticlabs.org/"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C890F4-7FA7-4543-8E34-EC6AC84F3471}" type="doc">
      <dgm:prSet loTypeId="urn:microsoft.com/office/officeart/2005/8/layout/process1" loCatId="process" qsTypeId="urn:microsoft.com/office/officeart/2005/8/quickstyle/simple1" qsCatId="simple" csTypeId="urn:microsoft.com/office/officeart/2005/8/colors/accent0_3" csCatId="mainScheme" phldr="1"/>
      <dgm:spPr/>
    </dgm:pt>
    <dgm:pt modelId="{144B856F-78E2-4490-9794-C79972ADCDB0}">
      <dgm:prSet phldrT="[Text]"/>
      <dgm:spPr>
        <a:solidFill>
          <a:schemeClr val="tx1"/>
        </a:solidFill>
        <a:ln>
          <a:noFill/>
        </a:ln>
      </dgm:spPr>
      <dgm:t>
        <a:bodyPr/>
        <a:lstStyle/>
        <a:p>
          <a:r>
            <a:rPr lang="en-US" dirty="0" smtClean="0"/>
            <a:t>Literature</a:t>
          </a:r>
          <a:endParaRPr lang="en-US" dirty="0"/>
        </a:p>
      </dgm:t>
    </dgm:pt>
    <dgm:pt modelId="{F504DF34-62D5-4B44-B4E8-4DB54B8DB660}" type="parTrans" cxnId="{2E5CE896-0F13-4BC4-89B1-8139E13B677E}">
      <dgm:prSet/>
      <dgm:spPr/>
      <dgm:t>
        <a:bodyPr/>
        <a:lstStyle/>
        <a:p>
          <a:endParaRPr lang="en-US"/>
        </a:p>
      </dgm:t>
    </dgm:pt>
    <dgm:pt modelId="{EC2C12AC-E96C-46E0-A72D-9B60FAF613AD}" type="sibTrans" cxnId="{2E5CE896-0F13-4BC4-89B1-8139E13B677E}">
      <dgm:prSet/>
      <dgm:spPr>
        <a:solidFill>
          <a:schemeClr val="tx1"/>
        </a:solidFill>
      </dgm:spPr>
      <dgm:t>
        <a:bodyPr/>
        <a:lstStyle/>
        <a:p>
          <a:endParaRPr lang="en-US"/>
        </a:p>
      </dgm:t>
    </dgm:pt>
    <dgm:pt modelId="{19F15B9A-6CD2-494D-AF15-99D987EDFAAA}">
      <dgm:prSet phldrT="[Text]"/>
      <dgm:spPr>
        <a:solidFill>
          <a:schemeClr val="tx1"/>
        </a:solidFill>
        <a:ln>
          <a:noFill/>
        </a:ln>
      </dgm:spPr>
      <dgm:t>
        <a:bodyPr/>
        <a:lstStyle/>
        <a:p>
          <a:r>
            <a:rPr lang="en-US" dirty="0" smtClean="0"/>
            <a:t>Sample Data</a:t>
          </a:r>
          <a:endParaRPr lang="en-US" dirty="0"/>
        </a:p>
      </dgm:t>
    </dgm:pt>
    <dgm:pt modelId="{0D1521B6-7465-423E-91A0-1A479EAEEDAF}" type="parTrans" cxnId="{278113C5-8CAD-48FB-82FE-F6F47A1F503A}">
      <dgm:prSet/>
      <dgm:spPr/>
      <dgm:t>
        <a:bodyPr/>
        <a:lstStyle/>
        <a:p>
          <a:endParaRPr lang="en-US"/>
        </a:p>
      </dgm:t>
    </dgm:pt>
    <dgm:pt modelId="{68A8F18E-35E3-4FAD-8460-15B3871A4C0A}" type="sibTrans" cxnId="{278113C5-8CAD-48FB-82FE-F6F47A1F503A}">
      <dgm:prSet/>
      <dgm:spPr>
        <a:solidFill>
          <a:schemeClr val="tx1"/>
        </a:solidFill>
      </dgm:spPr>
      <dgm:t>
        <a:bodyPr/>
        <a:lstStyle/>
        <a:p>
          <a:endParaRPr lang="en-US"/>
        </a:p>
      </dgm:t>
    </dgm:pt>
    <dgm:pt modelId="{0BA30ED6-31F0-4E57-B188-62B59DDEA44E}">
      <dgm:prSet phldrT="[Text]"/>
      <dgm:spPr>
        <a:solidFill>
          <a:schemeClr val="tx1"/>
        </a:solidFill>
        <a:ln>
          <a:noFill/>
        </a:ln>
      </dgm:spPr>
      <dgm:t>
        <a:bodyPr/>
        <a:lstStyle/>
        <a:p>
          <a:r>
            <a:rPr lang="en-US" dirty="0" smtClean="0"/>
            <a:t>Utah Expert Review</a:t>
          </a:r>
          <a:endParaRPr lang="en-US" dirty="0"/>
        </a:p>
      </dgm:t>
    </dgm:pt>
    <dgm:pt modelId="{1C638391-FD8B-4451-B73E-85DE199F5B97}" type="parTrans" cxnId="{F540DFF8-8941-4BD2-996A-172B69F3413A}">
      <dgm:prSet/>
      <dgm:spPr/>
      <dgm:t>
        <a:bodyPr/>
        <a:lstStyle/>
        <a:p>
          <a:endParaRPr lang="en-US"/>
        </a:p>
      </dgm:t>
    </dgm:pt>
    <dgm:pt modelId="{269A0A3E-BA11-421C-945F-7EBA103288D9}" type="sibTrans" cxnId="{F540DFF8-8941-4BD2-996A-172B69F3413A}">
      <dgm:prSet/>
      <dgm:spPr>
        <a:solidFill>
          <a:schemeClr val="tx1"/>
        </a:solidFill>
      </dgm:spPr>
      <dgm:t>
        <a:bodyPr/>
        <a:lstStyle/>
        <a:p>
          <a:endParaRPr lang="en-US"/>
        </a:p>
      </dgm:t>
    </dgm:pt>
    <dgm:pt modelId="{988C5FAF-962E-4B63-8BB0-A29B35AA9C7D}">
      <dgm:prSet phldrT="[Text]"/>
      <dgm:spPr>
        <a:solidFill>
          <a:schemeClr val="tx1"/>
        </a:solidFill>
        <a:ln>
          <a:noFill/>
        </a:ln>
      </dgm:spPr>
      <dgm:t>
        <a:bodyPr/>
        <a:lstStyle/>
        <a:p>
          <a:r>
            <a:rPr lang="en-US" dirty="0" smtClean="0"/>
            <a:t>V1.0 for Community Review</a:t>
          </a:r>
          <a:endParaRPr lang="en-US" dirty="0"/>
        </a:p>
      </dgm:t>
    </dgm:pt>
    <dgm:pt modelId="{AC14369F-62AB-4A2F-A78F-9369EB001F0A}" type="parTrans" cxnId="{CFEE52E5-9EAC-42A8-B927-283C249E252D}">
      <dgm:prSet/>
      <dgm:spPr/>
      <dgm:t>
        <a:bodyPr/>
        <a:lstStyle/>
        <a:p>
          <a:endParaRPr lang="en-US"/>
        </a:p>
      </dgm:t>
    </dgm:pt>
    <dgm:pt modelId="{A03E8ECF-FBC1-4955-9262-7117C8FE4BAC}" type="sibTrans" cxnId="{CFEE52E5-9EAC-42A8-B927-283C249E252D}">
      <dgm:prSet/>
      <dgm:spPr/>
      <dgm:t>
        <a:bodyPr/>
        <a:lstStyle/>
        <a:p>
          <a:endParaRPr lang="en-US"/>
        </a:p>
      </dgm:t>
    </dgm:pt>
    <dgm:pt modelId="{E08BDC09-A8A0-4DAB-B248-27D7BC077315}" type="pres">
      <dgm:prSet presAssocID="{84C890F4-7FA7-4543-8E34-EC6AC84F3471}" presName="Name0" presStyleCnt="0">
        <dgm:presLayoutVars>
          <dgm:dir/>
          <dgm:resizeHandles val="exact"/>
        </dgm:presLayoutVars>
      </dgm:prSet>
      <dgm:spPr/>
    </dgm:pt>
    <dgm:pt modelId="{62B241EE-1AB7-4BB0-BC27-7993E51E0488}" type="pres">
      <dgm:prSet presAssocID="{144B856F-78E2-4490-9794-C79972ADCDB0}" presName="node" presStyleLbl="node1" presStyleIdx="0" presStyleCnt="4">
        <dgm:presLayoutVars>
          <dgm:bulletEnabled val="1"/>
        </dgm:presLayoutVars>
      </dgm:prSet>
      <dgm:spPr/>
      <dgm:t>
        <a:bodyPr/>
        <a:lstStyle/>
        <a:p>
          <a:endParaRPr lang="en-US"/>
        </a:p>
      </dgm:t>
    </dgm:pt>
    <dgm:pt modelId="{0514956A-B0CA-46C6-837F-4141A8A418FE}" type="pres">
      <dgm:prSet presAssocID="{EC2C12AC-E96C-46E0-A72D-9B60FAF613AD}" presName="sibTrans" presStyleLbl="sibTrans2D1" presStyleIdx="0" presStyleCnt="3"/>
      <dgm:spPr/>
      <dgm:t>
        <a:bodyPr/>
        <a:lstStyle/>
        <a:p>
          <a:endParaRPr lang="en-US"/>
        </a:p>
      </dgm:t>
    </dgm:pt>
    <dgm:pt modelId="{B22F9EE4-3B3C-492F-8179-2B6AEDD31685}" type="pres">
      <dgm:prSet presAssocID="{EC2C12AC-E96C-46E0-A72D-9B60FAF613AD}" presName="connectorText" presStyleLbl="sibTrans2D1" presStyleIdx="0" presStyleCnt="3"/>
      <dgm:spPr/>
      <dgm:t>
        <a:bodyPr/>
        <a:lstStyle/>
        <a:p>
          <a:endParaRPr lang="en-US"/>
        </a:p>
      </dgm:t>
    </dgm:pt>
    <dgm:pt modelId="{B6EC168A-B534-4E4B-B6F2-FEFDCF039FE0}" type="pres">
      <dgm:prSet presAssocID="{19F15B9A-6CD2-494D-AF15-99D987EDFAAA}" presName="node" presStyleLbl="node1" presStyleIdx="1" presStyleCnt="4">
        <dgm:presLayoutVars>
          <dgm:bulletEnabled val="1"/>
        </dgm:presLayoutVars>
      </dgm:prSet>
      <dgm:spPr/>
      <dgm:t>
        <a:bodyPr/>
        <a:lstStyle/>
        <a:p>
          <a:endParaRPr lang="en-US"/>
        </a:p>
      </dgm:t>
    </dgm:pt>
    <dgm:pt modelId="{8D586537-82A6-4B4D-A5E5-02250C350929}" type="pres">
      <dgm:prSet presAssocID="{68A8F18E-35E3-4FAD-8460-15B3871A4C0A}" presName="sibTrans" presStyleLbl="sibTrans2D1" presStyleIdx="1" presStyleCnt="3"/>
      <dgm:spPr/>
      <dgm:t>
        <a:bodyPr/>
        <a:lstStyle/>
        <a:p>
          <a:endParaRPr lang="en-US"/>
        </a:p>
      </dgm:t>
    </dgm:pt>
    <dgm:pt modelId="{FABB5817-BCFF-4D0D-AB49-A4059B7821D7}" type="pres">
      <dgm:prSet presAssocID="{68A8F18E-35E3-4FAD-8460-15B3871A4C0A}" presName="connectorText" presStyleLbl="sibTrans2D1" presStyleIdx="1" presStyleCnt="3"/>
      <dgm:spPr/>
      <dgm:t>
        <a:bodyPr/>
        <a:lstStyle/>
        <a:p>
          <a:endParaRPr lang="en-US"/>
        </a:p>
      </dgm:t>
    </dgm:pt>
    <dgm:pt modelId="{C77189CF-934C-4600-A50A-349445347C41}" type="pres">
      <dgm:prSet presAssocID="{0BA30ED6-31F0-4E57-B188-62B59DDEA44E}" presName="node" presStyleLbl="node1" presStyleIdx="2" presStyleCnt="4">
        <dgm:presLayoutVars>
          <dgm:bulletEnabled val="1"/>
        </dgm:presLayoutVars>
      </dgm:prSet>
      <dgm:spPr/>
      <dgm:t>
        <a:bodyPr/>
        <a:lstStyle/>
        <a:p>
          <a:endParaRPr lang="en-US"/>
        </a:p>
      </dgm:t>
    </dgm:pt>
    <dgm:pt modelId="{34C00A84-D703-4C00-95F5-95231893F8F3}" type="pres">
      <dgm:prSet presAssocID="{269A0A3E-BA11-421C-945F-7EBA103288D9}" presName="sibTrans" presStyleLbl="sibTrans2D1" presStyleIdx="2" presStyleCnt="3"/>
      <dgm:spPr/>
      <dgm:t>
        <a:bodyPr/>
        <a:lstStyle/>
        <a:p>
          <a:endParaRPr lang="en-US"/>
        </a:p>
      </dgm:t>
    </dgm:pt>
    <dgm:pt modelId="{29EDA456-1F9A-431F-998D-D3EC68A00455}" type="pres">
      <dgm:prSet presAssocID="{269A0A3E-BA11-421C-945F-7EBA103288D9}" presName="connectorText" presStyleLbl="sibTrans2D1" presStyleIdx="2" presStyleCnt="3"/>
      <dgm:spPr/>
      <dgm:t>
        <a:bodyPr/>
        <a:lstStyle/>
        <a:p>
          <a:endParaRPr lang="en-US"/>
        </a:p>
      </dgm:t>
    </dgm:pt>
    <dgm:pt modelId="{A89C3D7B-4C31-49C8-AC1F-DD917590E2D2}" type="pres">
      <dgm:prSet presAssocID="{988C5FAF-962E-4B63-8BB0-A29B35AA9C7D}" presName="node" presStyleLbl="node1" presStyleIdx="3" presStyleCnt="4">
        <dgm:presLayoutVars>
          <dgm:bulletEnabled val="1"/>
        </dgm:presLayoutVars>
      </dgm:prSet>
      <dgm:spPr/>
      <dgm:t>
        <a:bodyPr/>
        <a:lstStyle/>
        <a:p>
          <a:endParaRPr lang="en-US"/>
        </a:p>
      </dgm:t>
    </dgm:pt>
  </dgm:ptLst>
  <dgm:cxnLst>
    <dgm:cxn modelId="{D4FB9B26-CD24-4D0E-AC17-0854D46CF28B}" type="presOf" srcId="{269A0A3E-BA11-421C-945F-7EBA103288D9}" destId="{34C00A84-D703-4C00-95F5-95231893F8F3}" srcOrd="0" destOrd="0" presId="urn:microsoft.com/office/officeart/2005/8/layout/process1"/>
    <dgm:cxn modelId="{EC6EEA61-5C87-441A-9D5F-74A8245A1102}" type="presOf" srcId="{144B856F-78E2-4490-9794-C79972ADCDB0}" destId="{62B241EE-1AB7-4BB0-BC27-7993E51E0488}" srcOrd="0" destOrd="0" presId="urn:microsoft.com/office/officeart/2005/8/layout/process1"/>
    <dgm:cxn modelId="{CDAB6AB8-89ED-49CA-9DFF-02A41AA4F301}" type="presOf" srcId="{19F15B9A-6CD2-494D-AF15-99D987EDFAAA}" destId="{B6EC168A-B534-4E4B-B6F2-FEFDCF039FE0}" srcOrd="0" destOrd="0" presId="urn:microsoft.com/office/officeart/2005/8/layout/process1"/>
    <dgm:cxn modelId="{B60381CD-411C-4EAF-8320-132600A8BC90}" type="presOf" srcId="{EC2C12AC-E96C-46E0-A72D-9B60FAF613AD}" destId="{0514956A-B0CA-46C6-837F-4141A8A418FE}" srcOrd="0" destOrd="0" presId="urn:microsoft.com/office/officeart/2005/8/layout/process1"/>
    <dgm:cxn modelId="{1C1E5428-412E-4B68-8E8A-11377FEAB8F5}" type="presOf" srcId="{EC2C12AC-E96C-46E0-A72D-9B60FAF613AD}" destId="{B22F9EE4-3B3C-492F-8179-2B6AEDD31685}" srcOrd="1" destOrd="0" presId="urn:microsoft.com/office/officeart/2005/8/layout/process1"/>
    <dgm:cxn modelId="{278113C5-8CAD-48FB-82FE-F6F47A1F503A}" srcId="{84C890F4-7FA7-4543-8E34-EC6AC84F3471}" destId="{19F15B9A-6CD2-494D-AF15-99D987EDFAAA}" srcOrd="1" destOrd="0" parTransId="{0D1521B6-7465-423E-91A0-1A479EAEEDAF}" sibTransId="{68A8F18E-35E3-4FAD-8460-15B3871A4C0A}"/>
    <dgm:cxn modelId="{123112D3-2FE1-494C-B859-8BB5FA7C2D74}" type="presOf" srcId="{988C5FAF-962E-4B63-8BB0-A29B35AA9C7D}" destId="{A89C3D7B-4C31-49C8-AC1F-DD917590E2D2}" srcOrd="0" destOrd="0" presId="urn:microsoft.com/office/officeart/2005/8/layout/process1"/>
    <dgm:cxn modelId="{2E5CE896-0F13-4BC4-89B1-8139E13B677E}" srcId="{84C890F4-7FA7-4543-8E34-EC6AC84F3471}" destId="{144B856F-78E2-4490-9794-C79972ADCDB0}" srcOrd="0" destOrd="0" parTransId="{F504DF34-62D5-4B44-B4E8-4DB54B8DB660}" sibTransId="{EC2C12AC-E96C-46E0-A72D-9B60FAF613AD}"/>
    <dgm:cxn modelId="{5B042FD8-09BB-4263-8ED6-36E425B2F0A1}" type="presOf" srcId="{68A8F18E-35E3-4FAD-8460-15B3871A4C0A}" destId="{8D586537-82A6-4B4D-A5E5-02250C350929}" srcOrd="0" destOrd="0" presId="urn:microsoft.com/office/officeart/2005/8/layout/process1"/>
    <dgm:cxn modelId="{F540DFF8-8941-4BD2-996A-172B69F3413A}" srcId="{84C890F4-7FA7-4543-8E34-EC6AC84F3471}" destId="{0BA30ED6-31F0-4E57-B188-62B59DDEA44E}" srcOrd="2" destOrd="0" parTransId="{1C638391-FD8B-4451-B73E-85DE199F5B97}" sibTransId="{269A0A3E-BA11-421C-945F-7EBA103288D9}"/>
    <dgm:cxn modelId="{0BF74D56-5AF8-4FEB-89C3-6B0BB3DFF1E2}" type="presOf" srcId="{269A0A3E-BA11-421C-945F-7EBA103288D9}" destId="{29EDA456-1F9A-431F-998D-D3EC68A00455}" srcOrd="1" destOrd="0" presId="urn:microsoft.com/office/officeart/2005/8/layout/process1"/>
    <dgm:cxn modelId="{929DFDD4-9FB5-406D-A07C-D653C2B8E5FD}" type="presOf" srcId="{68A8F18E-35E3-4FAD-8460-15B3871A4C0A}" destId="{FABB5817-BCFF-4D0D-AB49-A4059B7821D7}" srcOrd="1" destOrd="0" presId="urn:microsoft.com/office/officeart/2005/8/layout/process1"/>
    <dgm:cxn modelId="{74E28199-D6DA-4345-BAAB-207710D52A1B}" type="presOf" srcId="{84C890F4-7FA7-4543-8E34-EC6AC84F3471}" destId="{E08BDC09-A8A0-4DAB-B248-27D7BC077315}" srcOrd="0" destOrd="0" presId="urn:microsoft.com/office/officeart/2005/8/layout/process1"/>
    <dgm:cxn modelId="{CFEE52E5-9EAC-42A8-B927-283C249E252D}" srcId="{84C890F4-7FA7-4543-8E34-EC6AC84F3471}" destId="{988C5FAF-962E-4B63-8BB0-A29B35AA9C7D}" srcOrd="3" destOrd="0" parTransId="{AC14369F-62AB-4A2F-A78F-9369EB001F0A}" sibTransId="{A03E8ECF-FBC1-4955-9262-7117C8FE4BAC}"/>
    <dgm:cxn modelId="{9DB93A89-FD7E-41B0-9112-DB2B45F305C8}" type="presOf" srcId="{0BA30ED6-31F0-4E57-B188-62B59DDEA44E}" destId="{C77189CF-934C-4600-A50A-349445347C41}" srcOrd="0" destOrd="0" presId="urn:microsoft.com/office/officeart/2005/8/layout/process1"/>
    <dgm:cxn modelId="{CA1AE6B6-4840-4A3A-BFE0-3483DE6E5FE3}" type="presParOf" srcId="{E08BDC09-A8A0-4DAB-B248-27D7BC077315}" destId="{62B241EE-1AB7-4BB0-BC27-7993E51E0488}" srcOrd="0" destOrd="0" presId="urn:microsoft.com/office/officeart/2005/8/layout/process1"/>
    <dgm:cxn modelId="{9EE65951-6179-4363-A478-4D373FB43180}" type="presParOf" srcId="{E08BDC09-A8A0-4DAB-B248-27D7BC077315}" destId="{0514956A-B0CA-46C6-837F-4141A8A418FE}" srcOrd="1" destOrd="0" presId="urn:microsoft.com/office/officeart/2005/8/layout/process1"/>
    <dgm:cxn modelId="{6BE7BA48-35E0-4314-AFAF-9BC2D158DF70}" type="presParOf" srcId="{0514956A-B0CA-46C6-837F-4141A8A418FE}" destId="{B22F9EE4-3B3C-492F-8179-2B6AEDD31685}" srcOrd="0" destOrd="0" presId="urn:microsoft.com/office/officeart/2005/8/layout/process1"/>
    <dgm:cxn modelId="{2D6F5A62-228A-439F-BC95-B5254C06EE20}" type="presParOf" srcId="{E08BDC09-A8A0-4DAB-B248-27D7BC077315}" destId="{B6EC168A-B534-4E4B-B6F2-FEFDCF039FE0}" srcOrd="2" destOrd="0" presId="urn:microsoft.com/office/officeart/2005/8/layout/process1"/>
    <dgm:cxn modelId="{CA9FE952-FC83-4EDF-A9AB-B59C19492249}" type="presParOf" srcId="{E08BDC09-A8A0-4DAB-B248-27D7BC077315}" destId="{8D586537-82A6-4B4D-A5E5-02250C350929}" srcOrd="3" destOrd="0" presId="urn:microsoft.com/office/officeart/2005/8/layout/process1"/>
    <dgm:cxn modelId="{D8AC5599-C84F-4C07-9BD4-2368543CA224}" type="presParOf" srcId="{8D586537-82A6-4B4D-A5E5-02250C350929}" destId="{FABB5817-BCFF-4D0D-AB49-A4059B7821D7}" srcOrd="0" destOrd="0" presId="urn:microsoft.com/office/officeart/2005/8/layout/process1"/>
    <dgm:cxn modelId="{B5389449-4DD0-41B1-AB16-155921592F2A}" type="presParOf" srcId="{E08BDC09-A8A0-4DAB-B248-27D7BC077315}" destId="{C77189CF-934C-4600-A50A-349445347C41}" srcOrd="4" destOrd="0" presId="urn:microsoft.com/office/officeart/2005/8/layout/process1"/>
    <dgm:cxn modelId="{9CB5F3F1-8D6A-4AA6-81B8-0AB06DC818A6}" type="presParOf" srcId="{E08BDC09-A8A0-4DAB-B248-27D7BC077315}" destId="{34C00A84-D703-4C00-95F5-95231893F8F3}" srcOrd="5" destOrd="0" presId="urn:microsoft.com/office/officeart/2005/8/layout/process1"/>
    <dgm:cxn modelId="{B33D3B18-B7A3-428A-9198-163C1E2E74AE}" type="presParOf" srcId="{34C00A84-D703-4C00-95F5-95231893F8F3}" destId="{29EDA456-1F9A-431F-998D-D3EC68A00455}" srcOrd="0" destOrd="0" presId="urn:microsoft.com/office/officeart/2005/8/layout/process1"/>
    <dgm:cxn modelId="{400293AA-353B-4DD4-92C8-D9B9A108D93F}" type="presParOf" srcId="{E08BDC09-A8A0-4DAB-B248-27D7BC077315}" destId="{A89C3D7B-4C31-49C8-AC1F-DD917590E2D2}" srcOrd="6"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E88E6029-0C50-4C68-A7A3-9A1945FD39E0}" type="doc">
      <dgm:prSet loTypeId="urn:microsoft.com/office/officeart/2005/8/layout/default" loCatId="list" qsTypeId="urn:microsoft.com/office/officeart/2005/8/quickstyle/simple1" qsCatId="simple" csTypeId="urn:microsoft.com/office/officeart/2005/8/colors/accent6_5" csCatId="accent6" phldr="1"/>
      <dgm:spPr/>
      <dgm:t>
        <a:bodyPr/>
        <a:lstStyle/>
        <a:p>
          <a:endParaRPr lang="en-US"/>
        </a:p>
      </dgm:t>
    </dgm:pt>
    <dgm:pt modelId="{8A0F8FFE-C3BC-4BA2-85C5-3D67CB1F6E5E}">
      <dgm:prSet/>
      <dgm:spPr/>
      <dgm:t>
        <a:bodyPr/>
        <a:lstStyle/>
        <a:p>
          <a:pPr rtl="0"/>
          <a:r>
            <a:rPr lang="en-US" smtClean="0">
              <a:solidFill>
                <a:sysClr val="windowText" lastClr="000000"/>
              </a:solidFill>
            </a:rPr>
            <a:t>Environmental Protection Agency</a:t>
          </a:r>
          <a:endParaRPr lang="en-US">
            <a:solidFill>
              <a:sysClr val="windowText" lastClr="000000"/>
            </a:solidFill>
          </a:endParaRPr>
        </a:p>
      </dgm:t>
    </dgm:pt>
    <dgm:pt modelId="{984467A8-0D7B-48F6-9036-5E1CD1AABAC6}" type="parTrans" cxnId="{2A76D9B8-B9E8-4709-9677-967A6B91F325}">
      <dgm:prSet/>
      <dgm:spPr/>
      <dgm:t>
        <a:bodyPr/>
        <a:lstStyle/>
        <a:p>
          <a:endParaRPr lang="en-US">
            <a:solidFill>
              <a:sysClr val="windowText" lastClr="000000"/>
            </a:solidFill>
          </a:endParaRPr>
        </a:p>
      </dgm:t>
    </dgm:pt>
    <dgm:pt modelId="{DF22C7B6-95F3-4D02-8A6F-0403050C1A0A}" type="sibTrans" cxnId="{2A76D9B8-B9E8-4709-9677-967A6B91F325}">
      <dgm:prSet/>
      <dgm:spPr/>
      <dgm:t>
        <a:bodyPr/>
        <a:lstStyle/>
        <a:p>
          <a:endParaRPr lang="en-US">
            <a:solidFill>
              <a:sysClr val="windowText" lastClr="000000"/>
            </a:solidFill>
          </a:endParaRPr>
        </a:p>
      </dgm:t>
    </dgm:pt>
    <dgm:pt modelId="{646C8EC5-7746-43AB-B211-10C5DCD83731}">
      <dgm:prSet/>
      <dgm:spPr/>
      <dgm:t>
        <a:bodyPr/>
        <a:lstStyle/>
        <a:p>
          <a:pPr rtl="0"/>
          <a:r>
            <a:rPr lang="en-US" smtClean="0">
              <a:solidFill>
                <a:sysClr val="windowText" lastClr="000000"/>
              </a:solidFill>
            </a:rPr>
            <a:t>Utah Department of Air Quality (UDAQ)</a:t>
          </a:r>
          <a:endParaRPr lang="en-US">
            <a:solidFill>
              <a:sysClr val="windowText" lastClr="000000"/>
            </a:solidFill>
          </a:endParaRPr>
        </a:p>
      </dgm:t>
    </dgm:pt>
    <dgm:pt modelId="{2074F6DA-2D5F-4027-9B36-9B77070E3031}" type="parTrans" cxnId="{01890EFB-283F-47B7-8085-7745AE9E70E2}">
      <dgm:prSet/>
      <dgm:spPr/>
      <dgm:t>
        <a:bodyPr/>
        <a:lstStyle/>
        <a:p>
          <a:endParaRPr lang="en-US">
            <a:solidFill>
              <a:sysClr val="windowText" lastClr="000000"/>
            </a:solidFill>
          </a:endParaRPr>
        </a:p>
      </dgm:t>
    </dgm:pt>
    <dgm:pt modelId="{10E9DCC2-FB18-471D-8320-4FDDF9CCF8D3}" type="sibTrans" cxnId="{01890EFB-283F-47B7-8085-7745AE9E70E2}">
      <dgm:prSet/>
      <dgm:spPr/>
      <dgm:t>
        <a:bodyPr/>
        <a:lstStyle/>
        <a:p>
          <a:endParaRPr lang="en-US">
            <a:solidFill>
              <a:sysClr val="windowText" lastClr="000000"/>
            </a:solidFill>
          </a:endParaRPr>
        </a:p>
      </dgm:t>
    </dgm:pt>
    <dgm:pt modelId="{17E6B1A3-0C75-425D-BBA7-ABF0C69875EC}">
      <dgm:prSet/>
      <dgm:spPr/>
      <dgm:t>
        <a:bodyPr/>
        <a:lstStyle/>
        <a:p>
          <a:pPr rtl="0"/>
          <a:r>
            <a:rPr lang="en-US" dirty="0" err="1" smtClean="0">
              <a:solidFill>
                <a:sysClr val="windowText" lastClr="000000"/>
              </a:solidFill>
            </a:rPr>
            <a:t>MesoWest</a:t>
          </a:r>
          <a:r>
            <a:rPr lang="en-US" smtClean="0">
              <a:solidFill>
                <a:sysClr val="windowText" lastClr="000000"/>
              </a:solidFill>
            </a:rPr>
            <a:t> </a:t>
          </a:r>
          <a:r>
            <a:rPr lang="en-US" smtClean="0">
              <a:solidFill>
                <a:sysClr val="windowText" lastClr="000000"/>
              </a:solidFill>
              <a:hlinkClick xmlns:r="http://schemas.openxmlformats.org/officeDocument/2006/relationships" r:id="rId1"/>
            </a:rPr>
            <a:t>http</a:t>
          </a:r>
          <a:r>
            <a:rPr lang="en-US" dirty="0" smtClean="0">
              <a:solidFill>
                <a:sysClr val="windowText" lastClr="000000"/>
              </a:solidFill>
              <a:hlinkClick xmlns:r="http://schemas.openxmlformats.org/officeDocument/2006/relationships" r:id="rId1"/>
            </a:rPr>
            <a:t>://</a:t>
          </a:r>
          <a:r>
            <a:rPr lang="en-US" smtClean="0">
              <a:solidFill>
                <a:sysClr val="windowText" lastClr="000000"/>
              </a:solidFill>
              <a:hlinkClick xmlns:r="http://schemas.openxmlformats.org/officeDocument/2006/relationships" r:id="rId1"/>
            </a:rPr>
            <a:t>synopticlabs.org/</a:t>
          </a:r>
          <a:endParaRPr lang="en-US" dirty="0">
            <a:solidFill>
              <a:sysClr val="windowText" lastClr="000000"/>
            </a:solidFill>
          </a:endParaRPr>
        </a:p>
      </dgm:t>
    </dgm:pt>
    <dgm:pt modelId="{E73AD795-3FF8-4B28-BE69-79FDF3F64350}" type="parTrans" cxnId="{11044299-B048-4A81-A43F-79F28AADC94C}">
      <dgm:prSet/>
      <dgm:spPr/>
      <dgm:t>
        <a:bodyPr/>
        <a:lstStyle/>
        <a:p>
          <a:endParaRPr lang="en-US">
            <a:solidFill>
              <a:sysClr val="windowText" lastClr="000000"/>
            </a:solidFill>
          </a:endParaRPr>
        </a:p>
      </dgm:t>
    </dgm:pt>
    <dgm:pt modelId="{2FAD6C11-BB97-4A49-ADC3-C775CAD4A308}" type="sibTrans" cxnId="{11044299-B048-4A81-A43F-79F28AADC94C}">
      <dgm:prSet/>
      <dgm:spPr/>
      <dgm:t>
        <a:bodyPr/>
        <a:lstStyle/>
        <a:p>
          <a:endParaRPr lang="en-US">
            <a:solidFill>
              <a:sysClr val="windowText" lastClr="000000"/>
            </a:solidFill>
          </a:endParaRPr>
        </a:p>
      </dgm:t>
    </dgm:pt>
    <dgm:pt modelId="{7E1148C7-5060-4192-A32E-3BF7C5575AEF}">
      <dgm:prSet/>
      <dgm:spPr/>
      <dgm:t>
        <a:bodyPr/>
        <a:lstStyle/>
        <a:p>
          <a:pPr rtl="0"/>
          <a:r>
            <a:rPr lang="en-US" smtClean="0">
              <a:solidFill>
                <a:sysClr val="windowText" lastClr="000000"/>
              </a:solidFill>
            </a:rPr>
            <a:t>UDAQ - West Valley Study</a:t>
          </a:r>
          <a:endParaRPr lang="en-US">
            <a:solidFill>
              <a:sysClr val="windowText" lastClr="000000"/>
            </a:solidFill>
          </a:endParaRPr>
        </a:p>
      </dgm:t>
    </dgm:pt>
    <dgm:pt modelId="{3415344D-A03E-4E2B-BD70-1C514A18BD0B}" type="parTrans" cxnId="{861C008E-908C-4E32-871A-0A412DEBEFA8}">
      <dgm:prSet/>
      <dgm:spPr/>
      <dgm:t>
        <a:bodyPr/>
        <a:lstStyle/>
        <a:p>
          <a:endParaRPr lang="en-US">
            <a:solidFill>
              <a:sysClr val="windowText" lastClr="000000"/>
            </a:solidFill>
          </a:endParaRPr>
        </a:p>
      </dgm:t>
    </dgm:pt>
    <dgm:pt modelId="{F96B436C-E68A-44AF-87F0-75094B0EC578}" type="sibTrans" cxnId="{861C008E-908C-4E32-871A-0A412DEBEFA8}">
      <dgm:prSet/>
      <dgm:spPr/>
      <dgm:t>
        <a:bodyPr/>
        <a:lstStyle/>
        <a:p>
          <a:endParaRPr lang="en-US">
            <a:solidFill>
              <a:sysClr val="windowText" lastClr="000000"/>
            </a:solidFill>
          </a:endParaRPr>
        </a:p>
      </dgm:t>
    </dgm:pt>
    <dgm:pt modelId="{DCCF72CB-29B2-49D4-86BB-ACD41E159CB9}">
      <dgm:prSet/>
      <dgm:spPr/>
      <dgm:t>
        <a:bodyPr/>
        <a:lstStyle/>
        <a:p>
          <a:pPr rtl="0"/>
          <a:r>
            <a:rPr lang="en-US" dirty="0" smtClean="0">
              <a:solidFill>
                <a:sysClr val="windowText" lastClr="000000"/>
              </a:solidFill>
            </a:rPr>
            <a:t>Dr. Rima </a:t>
          </a:r>
          <a:r>
            <a:rPr lang="en-US" dirty="0" err="1" smtClean="0">
              <a:solidFill>
                <a:sysClr val="windowText" lastClr="000000"/>
              </a:solidFill>
            </a:rPr>
            <a:t>Habre</a:t>
          </a:r>
          <a:r>
            <a:rPr lang="en-US" dirty="0" smtClean="0">
              <a:solidFill>
                <a:sysClr val="windowText" lastClr="000000"/>
              </a:solidFill>
            </a:rPr>
            <a:t> – Asthma Triggers</a:t>
          </a:r>
          <a:endParaRPr lang="en-US" dirty="0">
            <a:solidFill>
              <a:sysClr val="windowText" lastClr="000000"/>
            </a:solidFill>
          </a:endParaRPr>
        </a:p>
      </dgm:t>
    </dgm:pt>
    <dgm:pt modelId="{3B61115F-65C8-4EE0-964D-00D72497F926}" type="parTrans" cxnId="{BB8383CF-3DDE-4F74-8992-ACF7CE000C56}">
      <dgm:prSet/>
      <dgm:spPr/>
      <dgm:t>
        <a:bodyPr/>
        <a:lstStyle/>
        <a:p>
          <a:endParaRPr lang="en-US">
            <a:solidFill>
              <a:sysClr val="windowText" lastClr="000000"/>
            </a:solidFill>
          </a:endParaRPr>
        </a:p>
      </dgm:t>
    </dgm:pt>
    <dgm:pt modelId="{5220ED14-3D57-4A3C-8245-AA431E694568}" type="sibTrans" cxnId="{BB8383CF-3DDE-4F74-8992-ACF7CE000C56}">
      <dgm:prSet/>
      <dgm:spPr/>
      <dgm:t>
        <a:bodyPr/>
        <a:lstStyle/>
        <a:p>
          <a:endParaRPr lang="en-US">
            <a:solidFill>
              <a:sysClr val="windowText" lastClr="000000"/>
            </a:solidFill>
          </a:endParaRPr>
        </a:p>
      </dgm:t>
    </dgm:pt>
    <dgm:pt modelId="{D27A11E9-DE5B-4A68-A3BA-68B00613E2CF}">
      <dgm:prSet/>
      <dgm:spPr/>
      <dgm:t>
        <a:bodyPr/>
        <a:lstStyle/>
        <a:p>
          <a:pPr rtl="0"/>
          <a:r>
            <a:rPr lang="en-US" smtClean="0">
              <a:solidFill>
                <a:sysClr val="windowText" lastClr="000000"/>
              </a:solidFill>
            </a:rPr>
            <a:t>Dr. Kerry Kelly -  Wood burning</a:t>
          </a:r>
          <a:endParaRPr lang="en-US">
            <a:solidFill>
              <a:sysClr val="windowText" lastClr="000000"/>
            </a:solidFill>
          </a:endParaRPr>
        </a:p>
      </dgm:t>
    </dgm:pt>
    <dgm:pt modelId="{41899365-C288-43B5-801E-6E445309E151}" type="parTrans" cxnId="{30C5C5BD-CD38-4002-B0B7-8C05F1FD2D45}">
      <dgm:prSet/>
      <dgm:spPr/>
      <dgm:t>
        <a:bodyPr/>
        <a:lstStyle/>
        <a:p>
          <a:endParaRPr lang="en-US">
            <a:solidFill>
              <a:sysClr val="windowText" lastClr="000000"/>
            </a:solidFill>
          </a:endParaRPr>
        </a:p>
      </dgm:t>
    </dgm:pt>
    <dgm:pt modelId="{AC79A448-E69D-42CB-881A-745F01C2D344}" type="sibTrans" cxnId="{30C5C5BD-CD38-4002-B0B7-8C05F1FD2D45}">
      <dgm:prSet/>
      <dgm:spPr/>
      <dgm:t>
        <a:bodyPr/>
        <a:lstStyle/>
        <a:p>
          <a:endParaRPr lang="en-US">
            <a:solidFill>
              <a:sysClr val="windowText" lastClr="000000"/>
            </a:solidFill>
          </a:endParaRPr>
        </a:p>
      </dgm:t>
    </dgm:pt>
    <dgm:pt modelId="{F128D246-21FF-4A43-A248-4FB821DE9EBC}">
      <dgm:prSet/>
      <dgm:spPr/>
      <dgm:t>
        <a:bodyPr/>
        <a:lstStyle/>
        <a:p>
          <a:pPr rtl="0"/>
          <a:r>
            <a:rPr lang="en-US" dirty="0" smtClean="0">
              <a:solidFill>
                <a:sysClr val="windowText" lastClr="000000"/>
              </a:solidFill>
            </a:rPr>
            <a:t>Mr. Adrian </a:t>
          </a:r>
          <a:r>
            <a:rPr lang="en-US" dirty="0" err="1" smtClean="0">
              <a:solidFill>
                <a:sysClr val="windowText" lastClr="000000"/>
              </a:solidFill>
            </a:rPr>
            <a:t>Dybwad</a:t>
          </a:r>
          <a:r>
            <a:rPr lang="en-US" dirty="0" smtClean="0">
              <a:solidFill>
                <a:sysClr val="windowText" lastClr="000000"/>
              </a:solidFill>
            </a:rPr>
            <a:t> – </a:t>
          </a:r>
          <a:r>
            <a:rPr lang="en-US" dirty="0" err="1" smtClean="0">
              <a:solidFill>
                <a:sysClr val="windowText" lastClr="000000"/>
              </a:solidFill>
            </a:rPr>
            <a:t>PurpleAir</a:t>
          </a:r>
          <a:endParaRPr lang="en-US" dirty="0" smtClean="0">
            <a:solidFill>
              <a:sysClr val="windowText" lastClr="000000"/>
            </a:solidFill>
          </a:endParaRPr>
        </a:p>
        <a:p>
          <a:pPr rtl="0"/>
          <a:r>
            <a:rPr lang="en-US" dirty="0" smtClean="0">
              <a:solidFill>
                <a:sysClr val="windowText" lastClr="000000"/>
              </a:solidFill>
              <a:effectLst/>
              <a:latin typeface="+mn-lt"/>
              <a:ea typeface="+mn-ea"/>
              <a:cs typeface="+mn-cs"/>
              <a:hlinkClick xmlns:r="http://schemas.openxmlformats.org/officeDocument/2006/relationships" r:id="rId2"/>
            </a:rPr>
            <a:t>http://www.purpleair.org/</a:t>
          </a:r>
          <a:r>
            <a:rPr lang="en-US" dirty="0" smtClean="0">
              <a:solidFill>
                <a:sysClr val="windowText" lastClr="000000"/>
              </a:solidFill>
              <a:effectLst/>
              <a:latin typeface="+mn-lt"/>
              <a:ea typeface="+mn-ea"/>
              <a:cs typeface="+mn-cs"/>
            </a:rPr>
            <a:t> </a:t>
          </a:r>
          <a:endParaRPr lang="en-US" dirty="0">
            <a:solidFill>
              <a:sysClr val="windowText" lastClr="000000"/>
            </a:solidFill>
          </a:endParaRPr>
        </a:p>
      </dgm:t>
    </dgm:pt>
    <dgm:pt modelId="{BC4F53DF-A165-4525-B2AD-8DC9A9E75096}" type="parTrans" cxnId="{F16381A4-8782-44FD-AEE1-7A224DBD1C52}">
      <dgm:prSet/>
      <dgm:spPr/>
      <dgm:t>
        <a:bodyPr/>
        <a:lstStyle/>
        <a:p>
          <a:endParaRPr lang="en-US">
            <a:solidFill>
              <a:sysClr val="windowText" lastClr="000000"/>
            </a:solidFill>
          </a:endParaRPr>
        </a:p>
      </dgm:t>
    </dgm:pt>
    <dgm:pt modelId="{F331727D-7B0B-4559-9CBA-42EF84B7FE5B}" type="sibTrans" cxnId="{F16381A4-8782-44FD-AEE1-7A224DBD1C52}">
      <dgm:prSet/>
      <dgm:spPr/>
      <dgm:t>
        <a:bodyPr/>
        <a:lstStyle/>
        <a:p>
          <a:endParaRPr lang="en-US">
            <a:solidFill>
              <a:sysClr val="windowText" lastClr="000000"/>
            </a:solidFill>
          </a:endParaRPr>
        </a:p>
      </dgm:t>
    </dgm:pt>
    <dgm:pt modelId="{C24BCCEC-1AB2-4235-BA4A-E34E81919E74}">
      <dgm:prSet/>
      <dgm:spPr/>
      <dgm:t>
        <a:bodyPr/>
        <a:lstStyle/>
        <a:p>
          <a:pPr rtl="0"/>
          <a:r>
            <a:rPr lang="en-US" dirty="0" smtClean="0">
              <a:solidFill>
                <a:sysClr val="windowText" lastClr="000000"/>
              </a:solidFill>
            </a:rPr>
            <a:t>Dr. Jeffrey </a:t>
          </a:r>
          <a:r>
            <a:rPr lang="en-US" dirty="0" err="1" smtClean="0">
              <a:solidFill>
                <a:sysClr val="windowText" lastClr="000000"/>
              </a:solidFill>
            </a:rPr>
            <a:t>Yanosky</a:t>
          </a:r>
          <a:r>
            <a:rPr lang="en-US" dirty="0" smtClean="0">
              <a:solidFill>
                <a:sysClr val="windowText" lastClr="000000"/>
              </a:solidFill>
            </a:rPr>
            <a:t>: Modeled air quality data (1999 to 2007), 6 km grid</a:t>
          </a:r>
          <a:endParaRPr lang="en-US" dirty="0">
            <a:solidFill>
              <a:sysClr val="windowText" lastClr="000000"/>
            </a:solidFill>
          </a:endParaRPr>
        </a:p>
      </dgm:t>
    </dgm:pt>
    <dgm:pt modelId="{9174FDC8-CAE4-4BD2-882B-7327661D23BC}" type="parTrans" cxnId="{25D9A255-5241-43A2-BD6E-B86E802AC378}">
      <dgm:prSet/>
      <dgm:spPr/>
      <dgm:t>
        <a:bodyPr/>
        <a:lstStyle/>
        <a:p>
          <a:endParaRPr lang="en-US">
            <a:solidFill>
              <a:sysClr val="windowText" lastClr="000000"/>
            </a:solidFill>
          </a:endParaRPr>
        </a:p>
      </dgm:t>
    </dgm:pt>
    <dgm:pt modelId="{28EE3F43-A50F-4C88-BA73-618A8B9FFBFE}" type="sibTrans" cxnId="{25D9A255-5241-43A2-BD6E-B86E802AC378}">
      <dgm:prSet/>
      <dgm:spPr/>
      <dgm:t>
        <a:bodyPr/>
        <a:lstStyle/>
        <a:p>
          <a:endParaRPr lang="en-US">
            <a:solidFill>
              <a:sysClr val="windowText" lastClr="000000"/>
            </a:solidFill>
          </a:endParaRPr>
        </a:p>
      </dgm:t>
    </dgm:pt>
    <dgm:pt modelId="{6CF4942C-0D21-4194-9104-7964EAE0CBB8}">
      <dgm:prSet/>
      <dgm:spPr/>
      <dgm:t>
        <a:bodyPr/>
        <a:lstStyle/>
        <a:p>
          <a:pPr rtl="0"/>
          <a:r>
            <a:rPr lang="en-US" dirty="0" smtClean="0">
              <a:solidFill>
                <a:sysClr val="windowText" lastClr="000000"/>
              </a:solidFill>
            </a:rPr>
            <a:t>Dr. Geoff </a:t>
          </a:r>
          <a:r>
            <a:rPr lang="en-US" smtClean="0">
              <a:solidFill>
                <a:sysClr val="windowText" lastClr="000000"/>
              </a:solidFill>
            </a:rPr>
            <a:t>Silcox: </a:t>
          </a:r>
          <a:r>
            <a:rPr lang="en-US" dirty="0" smtClean="0">
              <a:solidFill>
                <a:sysClr val="windowText" lastClr="000000"/>
              </a:solidFill>
            </a:rPr>
            <a:t>Measured air quality data with altitude</a:t>
          </a:r>
          <a:endParaRPr lang="en-US" dirty="0">
            <a:solidFill>
              <a:sysClr val="windowText" lastClr="000000"/>
            </a:solidFill>
          </a:endParaRPr>
        </a:p>
      </dgm:t>
    </dgm:pt>
    <dgm:pt modelId="{8C3FCA4E-3F1E-4B9D-A747-F87E5FD2056F}" type="parTrans" cxnId="{BF5CE001-78E4-48E3-A68C-79A665B7E40A}">
      <dgm:prSet/>
      <dgm:spPr/>
      <dgm:t>
        <a:bodyPr/>
        <a:lstStyle/>
        <a:p>
          <a:endParaRPr lang="en-US">
            <a:solidFill>
              <a:sysClr val="windowText" lastClr="000000"/>
            </a:solidFill>
          </a:endParaRPr>
        </a:p>
      </dgm:t>
    </dgm:pt>
    <dgm:pt modelId="{588AF751-3632-4303-B070-89947F809399}" type="sibTrans" cxnId="{BF5CE001-78E4-48E3-A68C-79A665B7E40A}">
      <dgm:prSet/>
      <dgm:spPr/>
      <dgm:t>
        <a:bodyPr/>
        <a:lstStyle/>
        <a:p>
          <a:endParaRPr lang="en-US">
            <a:solidFill>
              <a:sysClr val="windowText" lastClr="000000"/>
            </a:solidFill>
          </a:endParaRPr>
        </a:p>
      </dgm:t>
    </dgm:pt>
    <dgm:pt modelId="{4A9666BB-957B-4977-94D1-0C0CEC8BF122}">
      <dgm:prSet/>
      <dgm:spPr/>
      <dgm:t>
        <a:bodyPr/>
        <a:lstStyle/>
        <a:p>
          <a:pPr rtl="0"/>
          <a:r>
            <a:rPr lang="en-US" dirty="0" smtClean="0">
              <a:solidFill>
                <a:sysClr val="windowText" lastClr="000000"/>
              </a:solidFill>
            </a:rPr>
            <a:t>EPA’s Hierarchical Bayesian Modeled Air Quality Data</a:t>
          </a:r>
          <a:endParaRPr lang="en-US" dirty="0">
            <a:solidFill>
              <a:sysClr val="windowText" lastClr="000000"/>
            </a:solidFill>
          </a:endParaRPr>
        </a:p>
      </dgm:t>
    </dgm:pt>
    <dgm:pt modelId="{B0A7C1DC-F11E-47F3-9563-449EC2380CEB}" type="parTrans" cxnId="{417ABBD2-6272-4B20-8388-E4CCCDE90740}">
      <dgm:prSet/>
      <dgm:spPr/>
      <dgm:t>
        <a:bodyPr/>
        <a:lstStyle/>
        <a:p>
          <a:endParaRPr lang="en-US">
            <a:solidFill>
              <a:sysClr val="windowText" lastClr="000000"/>
            </a:solidFill>
          </a:endParaRPr>
        </a:p>
      </dgm:t>
    </dgm:pt>
    <dgm:pt modelId="{F962C0E7-B3B0-485C-9A2F-DD7033529A28}" type="sibTrans" cxnId="{417ABBD2-6272-4B20-8388-E4CCCDE90740}">
      <dgm:prSet/>
      <dgm:spPr/>
      <dgm:t>
        <a:bodyPr/>
        <a:lstStyle/>
        <a:p>
          <a:endParaRPr lang="en-US">
            <a:solidFill>
              <a:sysClr val="windowText" lastClr="000000"/>
            </a:solidFill>
          </a:endParaRPr>
        </a:p>
      </dgm:t>
    </dgm:pt>
    <dgm:pt modelId="{BC7285A4-DEE6-4925-88A6-D3C22C40A90F}" type="pres">
      <dgm:prSet presAssocID="{E88E6029-0C50-4C68-A7A3-9A1945FD39E0}" presName="diagram" presStyleCnt="0">
        <dgm:presLayoutVars>
          <dgm:dir/>
          <dgm:resizeHandles val="exact"/>
        </dgm:presLayoutVars>
      </dgm:prSet>
      <dgm:spPr/>
      <dgm:t>
        <a:bodyPr/>
        <a:lstStyle/>
        <a:p>
          <a:endParaRPr lang="en-US"/>
        </a:p>
      </dgm:t>
    </dgm:pt>
    <dgm:pt modelId="{0B058EA2-E13A-430F-87EF-7FCB3A1EEA20}" type="pres">
      <dgm:prSet presAssocID="{8A0F8FFE-C3BC-4BA2-85C5-3D67CB1F6E5E}" presName="node" presStyleLbl="node1" presStyleIdx="0" presStyleCnt="10">
        <dgm:presLayoutVars>
          <dgm:bulletEnabled val="1"/>
        </dgm:presLayoutVars>
      </dgm:prSet>
      <dgm:spPr/>
      <dgm:t>
        <a:bodyPr/>
        <a:lstStyle/>
        <a:p>
          <a:endParaRPr lang="en-US"/>
        </a:p>
      </dgm:t>
    </dgm:pt>
    <dgm:pt modelId="{ABA45AD5-7356-445A-97AC-9DF07E00F37D}" type="pres">
      <dgm:prSet presAssocID="{DF22C7B6-95F3-4D02-8A6F-0403050C1A0A}" presName="sibTrans" presStyleCnt="0"/>
      <dgm:spPr/>
      <dgm:t>
        <a:bodyPr/>
        <a:lstStyle/>
        <a:p>
          <a:endParaRPr lang="en-US"/>
        </a:p>
      </dgm:t>
    </dgm:pt>
    <dgm:pt modelId="{CFC2193B-E13E-404A-9E13-ADB0B8C8BA8C}" type="pres">
      <dgm:prSet presAssocID="{646C8EC5-7746-43AB-B211-10C5DCD83731}" presName="node" presStyleLbl="node1" presStyleIdx="1" presStyleCnt="10">
        <dgm:presLayoutVars>
          <dgm:bulletEnabled val="1"/>
        </dgm:presLayoutVars>
      </dgm:prSet>
      <dgm:spPr/>
      <dgm:t>
        <a:bodyPr/>
        <a:lstStyle/>
        <a:p>
          <a:endParaRPr lang="en-US"/>
        </a:p>
      </dgm:t>
    </dgm:pt>
    <dgm:pt modelId="{EEC1888F-F133-4AE4-BF48-404739B7BA29}" type="pres">
      <dgm:prSet presAssocID="{10E9DCC2-FB18-471D-8320-4FDDF9CCF8D3}" presName="sibTrans" presStyleCnt="0"/>
      <dgm:spPr/>
      <dgm:t>
        <a:bodyPr/>
        <a:lstStyle/>
        <a:p>
          <a:endParaRPr lang="en-US"/>
        </a:p>
      </dgm:t>
    </dgm:pt>
    <dgm:pt modelId="{C09D86C8-88B0-497C-8976-BD7F26AEFE02}" type="pres">
      <dgm:prSet presAssocID="{17E6B1A3-0C75-425D-BBA7-ABF0C69875EC}" presName="node" presStyleLbl="node1" presStyleIdx="2" presStyleCnt="10">
        <dgm:presLayoutVars>
          <dgm:bulletEnabled val="1"/>
        </dgm:presLayoutVars>
      </dgm:prSet>
      <dgm:spPr/>
      <dgm:t>
        <a:bodyPr/>
        <a:lstStyle/>
        <a:p>
          <a:endParaRPr lang="en-US"/>
        </a:p>
      </dgm:t>
    </dgm:pt>
    <dgm:pt modelId="{6FE34779-89A7-417C-B100-90D7AD616782}" type="pres">
      <dgm:prSet presAssocID="{2FAD6C11-BB97-4A49-ADC3-C775CAD4A308}" presName="sibTrans" presStyleCnt="0"/>
      <dgm:spPr/>
      <dgm:t>
        <a:bodyPr/>
        <a:lstStyle/>
        <a:p>
          <a:endParaRPr lang="en-US"/>
        </a:p>
      </dgm:t>
    </dgm:pt>
    <dgm:pt modelId="{1B2876A8-E6EE-4D96-9DE5-E6A885039C02}" type="pres">
      <dgm:prSet presAssocID="{7E1148C7-5060-4192-A32E-3BF7C5575AEF}" presName="node" presStyleLbl="node1" presStyleIdx="3" presStyleCnt="10">
        <dgm:presLayoutVars>
          <dgm:bulletEnabled val="1"/>
        </dgm:presLayoutVars>
      </dgm:prSet>
      <dgm:spPr/>
      <dgm:t>
        <a:bodyPr/>
        <a:lstStyle/>
        <a:p>
          <a:endParaRPr lang="en-US"/>
        </a:p>
      </dgm:t>
    </dgm:pt>
    <dgm:pt modelId="{4AE67FDB-A129-4B50-BF01-3118902D2080}" type="pres">
      <dgm:prSet presAssocID="{F96B436C-E68A-44AF-87F0-75094B0EC578}" presName="sibTrans" presStyleCnt="0"/>
      <dgm:spPr/>
      <dgm:t>
        <a:bodyPr/>
        <a:lstStyle/>
        <a:p>
          <a:endParaRPr lang="en-US"/>
        </a:p>
      </dgm:t>
    </dgm:pt>
    <dgm:pt modelId="{C8FB5C45-33B7-440B-ABA3-57CAEA5F350B}" type="pres">
      <dgm:prSet presAssocID="{DCCF72CB-29B2-49D4-86BB-ACD41E159CB9}" presName="node" presStyleLbl="node1" presStyleIdx="4" presStyleCnt="10">
        <dgm:presLayoutVars>
          <dgm:bulletEnabled val="1"/>
        </dgm:presLayoutVars>
      </dgm:prSet>
      <dgm:spPr/>
      <dgm:t>
        <a:bodyPr/>
        <a:lstStyle/>
        <a:p>
          <a:endParaRPr lang="en-US"/>
        </a:p>
      </dgm:t>
    </dgm:pt>
    <dgm:pt modelId="{AA5777C9-127B-4DBD-B46C-2B4813C489AE}" type="pres">
      <dgm:prSet presAssocID="{5220ED14-3D57-4A3C-8245-AA431E694568}" presName="sibTrans" presStyleCnt="0"/>
      <dgm:spPr/>
      <dgm:t>
        <a:bodyPr/>
        <a:lstStyle/>
        <a:p>
          <a:endParaRPr lang="en-US"/>
        </a:p>
      </dgm:t>
    </dgm:pt>
    <dgm:pt modelId="{D770CE41-BC0F-40D1-A234-D9ADD184BC82}" type="pres">
      <dgm:prSet presAssocID="{D27A11E9-DE5B-4A68-A3BA-68B00613E2CF}" presName="node" presStyleLbl="node1" presStyleIdx="5" presStyleCnt="10">
        <dgm:presLayoutVars>
          <dgm:bulletEnabled val="1"/>
        </dgm:presLayoutVars>
      </dgm:prSet>
      <dgm:spPr/>
      <dgm:t>
        <a:bodyPr/>
        <a:lstStyle/>
        <a:p>
          <a:endParaRPr lang="en-US"/>
        </a:p>
      </dgm:t>
    </dgm:pt>
    <dgm:pt modelId="{8DF5568B-07DC-4022-8EB5-2156776B4FF1}" type="pres">
      <dgm:prSet presAssocID="{AC79A448-E69D-42CB-881A-745F01C2D344}" presName="sibTrans" presStyleCnt="0"/>
      <dgm:spPr/>
      <dgm:t>
        <a:bodyPr/>
        <a:lstStyle/>
        <a:p>
          <a:endParaRPr lang="en-US"/>
        </a:p>
      </dgm:t>
    </dgm:pt>
    <dgm:pt modelId="{3769D7CE-1CFE-4514-A355-7797B81A14CB}" type="pres">
      <dgm:prSet presAssocID="{F128D246-21FF-4A43-A248-4FB821DE9EBC}" presName="node" presStyleLbl="node1" presStyleIdx="6" presStyleCnt="10">
        <dgm:presLayoutVars>
          <dgm:bulletEnabled val="1"/>
        </dgm:presLayoutVars>
      </dgm:prSet>
      <dgm:spPr/>
      <dgm:t>
        <a:bodyPr/>
        <a:lstStyle/>
        <a:p>
          <a:endParaRPr lang="en-US"/>
        </a:p>
      </dgm:t>
    </dgm:pt>
    <dgm:pt modelId="{2BEED3D2-B27D-4332-9CC6-6CBD83404859}" type="pres">
      <dgm:prSet presAssocID="{F331727D-7B0B-4559-9CBA-42EF84B7FE5B}" presName="sibTrans" presStyleCnt="0"/>
      <dgm:spPr/>
      <dgm:t>
        <a:bodyPr/>
        <a:lstStyle/>
        <a:p>
          <a:endParaRPr lang="en-US"/>
        </a:p>
      </dgm:t>
    </dgm:pt>
    <dgm:pt modelId="{2BA4C89B-C28D-49D8-8787-60BC2133B631}" type="pres">
      <dgm:prSet presAssocID="{C24BCCEC-1AB2-4235-BA4A-E34E81919E74}" presName="node" presStyleLbl="node1" presStyleIdx="7" presStyleCnt="10">
        <dgm:presLayoutVars>
          <dgm:bulletEnabled val="1"/>
        </dgm:presLayoutVars>
      </dgm:prSet>
      <dgm:spPr/>
      <dgm:t>
        <a:bodyPr/>
        <a:lstStyle/>
        <a:p>
          <a:endParaRPr lang="en-US"/>
        </a:p>
      </dgm:t>
    </dgm:pt>
    <dgm:pt modelId="{A0C99341-F2CD-4C0D-9587-19C5F0A5EF1E}" type="pres">
      <dgm:prSet presAssocID="{28EE3F43-A50F-4C88-BA73-618A8B9FFBFE}" presName="sibTrans" presStyleCnt="0"/>
      <dgm:spPr/>
      <dgm:t>
        <a:bodyPr/>
        <a:lstStyle/>
        <a:p>
          <a:endParaRPr lang="en-US"/>
        </a:p>
      </dgm:t>
    </dgm:pt>
    <dgm:pt modelId="{11382CEE-35AF-4646-AF1C-7437B83D7BDD}" type="pres">
      <dgm:prSet presAssocID="{6CF4942C-0D21-4194-9104-7964EAE0CBB8}" presName="node" presStyleLbl="node1" presStyleIdx="8" presStyleCnt="10">
        <dgm:presLayoutVars>
          <dgm:bulletEnabled val="1"/>
        </dgm:presLayoutVars>
      </dgm:prSet>
      <dgm:spPr/>
      <dgm:t>
        <a:bodyPr/>
        <a:lstStyle/>
        <a:p>
          <a:endParaRPr lang="en-US"/>
        </a:p>
      </dgm:t>
    </dgm:pt>
    <dgm:pt modelId="{91A140F5-3392-4EED-BF9A-6F6DD1305E01}" type="pres">
      <dgm:prSet presAssocID="{588AF751-3632-4303-B070-89947F809399}" presName="sibTrans" presStyleCnt="0"/>
      <dgm:spPr/>
      <dgm:t>
        <a:bodyPr/>
        <a:lstStyle/>
        <a:p>
          <a:endParaRPr lang="en-US"/>
        </a:p>
      </dgm:t>
    </dgm:pt>
    <dgm:pt modelId="{9713B48C-D7D3-463E-91B7-A90A8ED30799}" type="pres">
      <dgm:prSet presAssocID="{4A9666BB-957B-4977-94D1-0C0CEC8BF122}" presName="node" presStyleLbl="node1" presStyleIdx="9" presStyleCnt="10">
        <dgm:presLayoutVars>
          <dgm:bulletEnabled val="1"/>
        </dgm:presLayoutVars>
      </dgm:prSet>
      <dgm:spPr/>
      <dgm:t>
        <a:bodyPr/>
        <a:lstStyle/>
        <a:p>
          <a:endParaRPr lang="en-US"/>
        </a:p>
      </dgm:t>
    </dgm:pt>
  </dgm:ptLst>
  <dgm:cxnLst>
    <dgm:cxn modelId="{861C008E-908C-4E32-871A-0A412DEBEFA8}" srcId="{E88E6029-0C50-4C68-A7A3-9A1945FD39E0}" destId="{7E1148C7-5060-4192-A32E-3BF7C5575AEF}" srcOrd="3" destOrd="0" parTransId="{3415344D-A03E-4E2B-BD70-1C514A18BD0B}" sibTransId="{F96B436C-E68A-44AF-87F0-75094B0EC578}"/>
    <dgm:cxn modelId="{11044299-B048-4A81-A43F-79F28AADC94C}" srcId="{E88E6029-0C50-4C68-A7A3-9A1945FD39E0}" destId="{17E6B1A3-0C75-425D-BBA7-ABF0C69875EC}" srcOrd="2" destOrd="0" parTransId="{E73AD795-3FF8-4B28-BE69-79FDF3F64350}" sibTransId="{2FAD6C11-BB97-4A49-ADC3-C775CAD4A308}"/>
    <dgm:cxn modelId="{25D9A255-5241-43A2-BD6E-B86E802AC378}" srcId="{E88E6029-0C50-4C68-A7A3-9A1945FD39E0}" destId="{C24BCCEC-1AB2-4235-BA4A-E34E81919E74}" srcOrd="7" destOrd="0" parTransId="{9174FDC8-CAE4-4BD2-882B-7327661D23BC}" sibTransId="{28EE3F43-A50F-4C88-BA73-618A8B9FFBFE}"/>
    <dgm:cxn modelId="{584F813A-C544-45CC-946E-8557498EA402}" type="presOf" srcId="{C24BCCEC-1AB2-4235-BA4A-E34E81919E74}" destId="{2BA4C89B-C28D-49D8-8787-60BC2133B631}" srcOrd="0" destOrd="0" presId="urn:microsoft.com/office/officeart/2005/8/layout/default"/>
    <dgm:cxn modelId="{5B836DC3-2A6C-4054-8AE0-D9CD16D1633E}" type="presOf" srcId="{17E6B1A3-0C75-425D-BBA7-ABF0C69875EC}" destId="{C09D86C8-88B0-497C-8976-BD7F26AEFE02}" srcOrd="0" destOrd="0" presId="urn:microsoft.com/office/officeart/2005/8/layout/default"/>
    <dgm:cxn modelId="{1BA2AE47-CEB5-4ADB-BEB6-7DE20BF4DFD6}" type="presOf" srcId="{6CF4942C-0D21-4194-9104-7964EAE0CBB8}" destId="{11382CEE-35AF-4646-AF1C-7437B83D7BDD}" srcOrd="0" destOrd="0" presId="urn:microsoft.com/office/officeart/2005/8/layout/default"/>
    <dgm:cxn modelId="{2A76D9B8-B9E8-4709-9677-967A6B91F325}" srcId="{E88E6029-0C50-4C68-A7A3-9A1945FD39E0}" destId="{8A0F8FFE-C3BC-4BA2-85C5-3D67CB1F6E5E}" srcOrd="0" destOrd="0" parTransId="{984467A8-0D7B-48F6-9036-5E1CD1AABAC6}" sibTransId="{DF22C7B6-95F3-4D02-8A6F-0403050C1A0A}"/>
    <dgm:cxn modelId="{5350C153-F1EC-4712-B389-6E8A93185D66}" type="presOf" srcId="{DCCF72CB-29B2-49D4-86BB-ACD41E159CB9}" destId="{C8FB5C45-33B7-440B-ABA3-57CAEA5F350B}" srcOrd="0" destOrd="0" presId="urn:microsoft.com/office/officeart/2005/8/layout/default"/>
    <dgm:cxn modelId="{22B6F364-8275-4ABD-A678-C005AFC3D6DC}" type="presOf" srcId="{F128D246-21FF-4A43-A248-4FB821DE9EBC}" destId="{3769D7CE-1CFE-4514-A355-7797B81A14CB}" srcOrd="0" destOrd="0" presId="urn:microsoft.com/office/officeart/2005/8/layout/default"/>
    <dgm:cxn modelId="{01890EFB-283F-47B7-8085-7745AE9E70E2}" srcId="{E88E6029-0C50-4C68-A7A3-9A1945FD39E0}" destId="{646C8EC5-7746-43AB-B211-10C5DCD83731}" srcOrd="1" destOrd="0" parTransId="{2074F6DA-2D5F-4027-9B36-9B77070E3031}" sibTransId="{10E9DCC2-FB18-471D-8320-4FDDF9CCF8D3}"/>
    <dgm:cxn modelId="{BF5CE001-78E4-48E3-A68C-79A665B7E40A}" srcId="{E88E6029-0C50-4C68-A7A3-9A1945FD39E0}" destId="{6CF4942C-0D21-4194-9104-7964EAE0CBB8}" srcOrd="8" destOrd="0" parTransId="{8C3FCA4E-3F1E-4B9D-A747-F87E5FD2056F}" sibTransId="{588AF751-3632-4303-B070-89947F809399}"/>
    <dgm:cxn modelId="{30C5C5BD-CD38-4002-B0B7-8C05F1FD2D45}" srcId="{E88E6029-0C50-4C68-A7A3-9A1945FD39E0}" destId="{D27A11E9-DE5B-4A68-A3BA-68B00613E2CF}" srcOrd="5" destOrd="0" parTransId="{41899365-C288-43B5-801E-6E445309E151}" sibTransId="{AC79A448-E69D-42CB-881A-745F01C2D344}"/>
    <dgm:cxn modelId="{9DDC1286-76DA-413F-8794-2AF34884E295}" type="presOf" srcId="{4A9666BB-957B-4977-94D1-0C0CEC8BF122}" destId="{9713B48C-D7D3-463E-91B7-A90A8ED30799}" srcOrd="0" destOrd="0" presId="urn:microsoft.com/office/officeart/2005/8/layout/default"/>
    <dgm:cxn modelId="{1FF6004B-658A-4D29-B67F-3609B874E8EF}" type="presOf" srcId="{E88E6029-0C50-4C68-A7A3-9A1945FD39E0}" destId="{BC7285A4-DEE6-4925-88A6-D3C22C40A90F}" srcOrd="0" destOrd="0" presId="urn:microsoft.com/office/officeart/2005/8/layout/default"/>
    <dgm:cxn modelId="{417ABBD2-6272-4B20-8388-E4CCCDE90740}" srcId="{E88E6029-0C50-4C68-A7A3-9A1945FD39E0}" destId="{4A9666BB-957B-4977-94D1-0C0CEC8BF122}" srcOrd="9" destOrd="0" parTransId="{B0A7C1DC-F11E-47F3-9563-449EC2380CEB}" sibTransId="{F962C0E7-B3B0-485C-9A2F-DD7033529A28}"/>
    <dgm:cxn modelId="{BB8383CF-3DDE-4F74-8992-ACF7CE000C56}" srcId="{E88E6029-0C50-4C68-A7A3-9A1945FD39E0}" destId="{DCCF72CB-29B2-49D4-86BB-ACD41E159CB9}" srcOrd="4" destOrd="0" parTransId="{3B61115F-65C8-4EE0-964D-00D72497F926}" sibTransId="{5220ED14-3D57-4A3C-8245-AA431E694568}"/>
    <dgm:cxn modelId="{581F5782-1CDD-4D2C-A6E1-6EC303BEC316}" type="presOf" srcId="{8A0F8FFE-C3BC-4BA2-85C5-3D67CB1F6E5E}" destId="{0B058EA2-E13A-430F-87EF-7FCB3A1EEA20}" srcOrd="0" destOrd="0" presId="urn:microsoft.com/office/officeart/2005/8/layout/default"/>
    <dgm:cxn modelId="{0DBD6BCD-E65A-4B97-AF8A-AEAF367E29F9}" type="presOf" srcId="{646C8EC5-7746-43AB-B211-10C5DCD83731}" destId="{CFC2193B-E13E-404A-9E13-ADB0B8C8BA8C}" srcOrd="0" destOrd="0" presId="urn:microsoft.com/office/officeart/2005/8/layout/default"/>
    <dgm:cxn modelId="{C63BA217-EDEC-4AC3-93FB-CF44BBF8E596}" type="presOf" srcId="{7E1148C7-5060-4192-A32E-3BF7C5575AEF}" destId="{1B2876A8-E6EE-4D96-9DE5-E6A885039C02}" srcOrd="0" destOrd="0" presId="urn:microsoft.com/office/officeart/2005/8/layout/default"/>
    <dgm:cxn modelId="{F16381A4-8782-44FD-AEE1-7A224DBD1C52}" srcId="{E88E6029-0C50-4C68-A7A3-9A1945FD39E0}" destId="{F128D246-21FF-4A43-A248-4FB821DE9EBC}" srcOrd="6" destOrd="0" parTransId="{BC4F53DF-A165-4525-B2AD-8DC9A9E75096}" sibTransId="{F331727D-7B0B-4559-9CBA-42EF84B7FE5B}"/>
    <dgm:cxn modelId="{04B3D489-76CC-4BFF-B461-B89CE33910DC}" type="presOf" srcId="{D27A11E9-DE5B-4A68-A3BA-68B00613E2CF}" destId="{D770CE41-BC0F-40D1-A234-D9ADD184BC82}" srcOrd="0" destOrd="0" presId="urn:microsoft.com/office/officeart/2005/8/layout/default"/>
    <dgm:cxn modelId="{88999A44-17B3-4B82-AAC0-C7125B1C9498}" type="presParOf" srcId="{BC7285A4-DEE6-4925-88A6-D3C22C40A90F}" destId="{0B058EA2-E13A-430F-87EF-7FCB3A1EEA20}" srcOrd="0" destOrd="0" presId="urn:microsoft.com/office/officeart/2005/8/layout/default"/>
    <dgm:cxn modelId="{51F557FE-B4F7-4EEC-9A85-3F302DF612B6}" type="presParOf" srcId="{BC7285A4-DEE6-4925-88A6-D3C22C40A90F}" destId="{ABA45AD5-7356-445A-97AC-9DF07E00F37D}" srcOrd="1" destOrd="0" presId="urn:microsoft.com/office/officeart/2005/8/layout/default"/>
    <dgm:cxn modelId="{CB131197-00A1-4BBE-A5B3-9E7E7B609D97}" type="presParOf" srcId="{BC7285A4-DEE6-4925-88A6-D3C22C40A90F}" destId="{CFC2193B-E13E-404A-9E13-ADB0B8C8BA8C}" srcOrd="2" destOrd="0" presId="urn:microsoft.com/office/officeart/2005/8/layout/default"/>
    <dgm:cxn modelId="{2CDCF29B-6BF1-4BE5-99CB-5E4D9A0D9C90}" type="presParOf" srcId="{BC7285A4-DEE6-4925-88A6-D3C22C40A90F}" destId="{EEC1888F-F133-4AE4-BF48-404739B7BA29}" srcOrd="3" destOrd="0" presId="urn:microsoft.com/office/officeart/2005/8/layout/default"/>
    <dgm:cxn modelId="{AC5ABEDE-427F-422F-AA55-B186B6E98FD0}" type="presParOf" srcId="{BC7285A4-DEE6-4925-88A6-D3C22C40A90F}" destId="{C09D86C8-88B0-497C-8976-BD7F26AEFE02}" srcOrd="4" destOrd="0" presId="urn:microsoft.com/office/officeart/2005/8/layout/default"/>
    <dgm:cxn modelId="{10BAF409-E293-4142-9091-D14405B48566}" type="presParOf" srcId="{BC7285A4-DEE6-4925-88A6-D3C22C40A90F}" destId="{6FE34779-89A7-417C-B100-90D7AD616782}" srcOrd="5" destOrd="0" presId="urn:microsoft.com/office/officeart/2005/8/layout/default"/>
    <dgm:cxn modelId="{B2500929-C651-4CAC-AA84-BE524AF717B0}" type="presParOf" srcId="{BC7285A4-DEE6-4925-88A6-D3C22C40A90F}" destId="{1B2876A8-E6EE-4D96-9DE5-E6A885039C02}" srcOrd="6" destOrd="0" presId="urn:microsoft.com/office/officeart/2005/8/layout/default"/>
    <dgm:cxn modelId="{DFDE0726-7884-4213-A34B-29024A890757}" type="presParOf" srcId="{BC7285A4-DEE6-4925-88A6-D3C22C40A90F}" destId="{4AE67FDB-A129-4B50-BF01-3118902D2080}" srcOrd="7" destOrd="0" presId="urn:microsoft.com/office/officeart/2005/8/layout/default"/>
    <dgm:cxn modelId="{64B7EAB9-CB78-48FC-B064-679338F6CF05}" type="presParOf" srcId="{BC7285A4-DEE6-4925-88A6-D3C22C40A90F}" destId="{C8FB5C45-33B7-440B-ABA3-57CAEA5F350B}" srcOrd="8" destOrd="0" presId="urn:microsoft.com/office/officeart/2005/8/layout/default"/>
    <dgm:cxn modelId="{CECF34CC-1278-4B59-8B24-6EDE25D88BF6}" type="presParOf" srcId="{BC7285A4-DEE6-4925-88A6-D3C22C40A90F}" destId="{AA5777C9-127B-4DBD-B46C-2B4813C489AE}" srcOrd="9" destOrd="0" presId="urn:microsoft.com/office/officeart/2005/8/layout/default"/>
    <dgm:cxn modelId="{0CBF2D74-6E33-4B8E-A97F-F6324EBA15C2}" type="presParOf" srcId="{BC7285A4-DEE6-4925-88A6-D3C22C40A90F}" destId="{D770CE41-BC0F-40D1-A234-D9ADD184BC82}" srcOrd="10" destOrd="0" presId="urn:microsoft.com/office/officeart/2005/8/layout/default"/>
    <dgm:cxn modelId="{9786B917-D807-4386-92D4-954623DA8818}" type="presParOf" srcId="{BC7285A4-DEE6-4925-88A6-D3C22C40A90F}" destId="{8DF5568B-07DC-4022-8EB5-2156776B4FF1}" srcOrd="11" destOrd="0" presId="urn:microsoft.com/office/officeart/2005/8/layout/default"/>
    <dgm:cxn modelId="{D12F164F-AE8E-49BD-A043-9F5F954706A9}" type="presParOf" srcId="{BC7285A4-DEE6-4925-88A6-D3C22C40A90F}" destId="{3769D7CE-1CFE-4514-A355-7797B81A14CB}" srcOrd="12" destOrd="0" presId="urn:microsoft.com/office/officeart/2005/8/layout/default"/>
    <dgm:cxn modelId="{A9E06E9F-36DF-4661-8A3E-A5C58C4768DA}" type="presParOf" srcId="{BC7285A4-DEE6-4925-88A6-D3C22C40A90F}" destId="{2BEED3D2-B27D-4332-9CC6-6CBD83404859}" srcOrd="13" destOrd="0" presId="urn:microsoft.com/office/officeart/2005/8/layout/default"/>
    <dgm:cxn modelId="{BDBC262D-29E7-4142-9081-C5BAE5DFD657}" type="presParOf" srcId="{BC7285A4-DEE6-4925-88A6-D3C22C40A90F}" destId="{2BA4C89B-C28D-49D8-8787-60BC2133B631}" srcOrd="14" destOrd="0" presId="urn:microsoft.com/office/officeart/2005/8/layout/default"/>
    <dgm:cxn modelId="{D84629B4-04EA-4151-B748-C240EED1229E}" type="presParOf" srcId="{BC7285A4-DEE6-4925-88A6-D3C22C40A90F}" destId="{A0C99341-F2CD-4C0D-9587-19C5F0A5EF1E}" srcOrd="15" destOrd="0" presId="urn:microsoft.com/office/officeart/2005/8/layout/default"/>
    <dgm:cxn modelId="{4989130A-4AB0-46F8-B3AF-254DA599FE29}" type="presParOf" srcId="{BC7285A4-DEE6-4925-88A6-D3C22C40A90F}" destId="{11382CEE-35AF-4646-AF1C-7437B83D7BDD}" srcOrd="16" destOrd="0" presId="urn:microsoft.com/office/officeart/2005/8/layout/default"/>
    <dgm:cxn modelId="{110A1E97-7036-4EE4-AB79-DAAA0AE5DA5E}" type="presParOf" srcId="{BC7285A4-DEE6-4925-88A6-D3C22C40A90F}" destId="{91A140F5-3392-4EED-BF9A-6F6DD1305E01}" srcOrd="17" destOrd="0" presId="urn:microsoft.com/office/officeart/2005/8/layout/default"/>
    <dgm:cxn modelId="{BBE08FBD-E2E0-4FA8-B7BC-8CF2D99F33E8}" type="presParOf" srcId="{BC7285A4-DEE6-4925-88A6-D3C22C40A90F}" destId="{9713B48C-D7D3-463E-91B7-A90A8ED30799}" srcOrd="18" destOrd="0" presId="urn:microsoft.com/office/officeart/2005/8/layout/default"/>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B241EE-1AB7-4BB0-BC27-7993E51E0488}">
      <dsp:nvSpPr>
        <dsp:cNvPr id="0" name=""/>
        <dsp:cNvSpPr/>
      </dsp:nvSpPr>
      <dsp:spPr>
        <a:xfrm>
          <a:off x="2519" y="0"/>
          <a:ext cx="1101610"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Literature</a:t>
          </a:r>
          <a:endParaRPr lang="en-US" sz="900" kern="1200" dirty="0"/>
        </a:p>
      </dsp:txBody>
      <dsp:txXfrm>
        <a:off x="12841" y="10322"/>
        <a:ext cx="1080966" cy="331781"/>
      </dsp:txXfrm>
    </dsp:sp>
    <dsp:sp modelId="{0514956A-B0CA-46C6-837F-4141A8A418FE}">
      <dsp:nvSpPr>
        <dsp:cNvPr id="0" name=""/>
        <dsp:cNvSpPr/>
      </dsp:nvSpPr>
      <dsp:spPr>
        <a:xfrm>
          <a:off x="1214291" y="39612"/>
          <a:ext cx="233541" cy="27319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214291" y="94252"/>
        <a:ext cx="163479" cy="163919"/>
      </dsp:txXfrm>
    </dsp:sp>
    <dsp:sp modelId="{B6EC168A-B534-4E4B-B6F2-FEFDCF039FE0}">
      <dsp:nvSpPr>
        <dsp:cNvPr id="0" name=""/>
        <dsp:cNvSpPr/>
      </dsp:nvSpPr>
      <dsp:spPr>
        <a:xfrm>
          <a:off x="1544774" y="0"/>
          <a:ext cx="1101610"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Sample Data</a:t>
          </a:r>
          <a:endParaRPr lang="en-US" sz="900" kern="1200" dirty="0"/>
        </a:p>
      </dsp:txBody>
      <dsp:txXfrm>
        <a:off x="1555096" y="10322"/>
        <a:ext cx="1080966" cy="331781"/>
      </dsp:txXfrm>
    </dsp:sp>
    <dsp:sp modelId="{8D586537-82A6-4B4D-A5E5-02250C350929}">
      <dsp:nvSpPr>
        <dsp:cNvPr id="0" name=""/>
        <dsp:cNvSpPr/>
      </dsp:nvSpPr>
      <dsp:spPr>
        <a:xfrm>
          <a:off x="2756546" y="39612"/>
          <a:ext cx="233541" cy="27319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756546" y="94252"/>
        <a:ext cx="163479" cy="163919"/>
      </dsp:txXfrm>
    </dsp:sp>
    <dsp:sp modelId="{C77189CF-934C-4600-A50A-349445347C41}">
      <dsp:nvSpPr>
        <dsp:cNvPr id="0" name=""/>
        <dsp:cNvSpPr/>
      </dsp:nvSpPr>
      <dsp:spPr>
        <a:xfrm>
          <a:off x="3087029" y="0"/>
          <a:ext cx="1101610"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Utah Expert Review</a:t>
          </a:r>
          <a:endParaRPr lang="en-US" sz="900" kern="1200" dirty="0"/>
        </a:p>
      </dsp:txBody>
      <dsp:txXfrm>
        <a:off x="3097351" y="10322"/>
        <a:ext cx="1080966" cy="331781"/>
      </dsp:txXfrm>
    </dsp:sp>
    <dsp:sp modelId="{34C00A84-D703-4C00-95F5-95231893F8F3}">
      <dsp:nvSpPr>
        <dsp:cNvPr id="0" name=""/>
        <dsp:cNvSpPr/>
      </dsp:nvSpPr>
      <dsp:spPr>
        <a:xfrm>
          <a:off x="4298801" y="39612"/>
          <a:ext cx="233541" cy="27319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298801" y="94252"/>
        <a:ext cx="163479" cy="163919"/>
      </dsp:txXfrm>
    </dsp:sp>
    <dsp:sp modelId="{A89C3D7B-4C31-49C8-AC1F-DD917590E2D2}">
      <dsp:nvSpPr>
        <dsp:cNvPr id="0" name=""/>
        <dsp:cNvSpPr/>
      </dsp:nvSpPr>
      <dsp:spPr>
        <a:xfrm>
          <a:off x="4629284" y="0"/>
          <a:ext cx="1101610"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V1.0 for Community Review</a:t>
          </a:r>
          <a:endParaRPr lang="en-US" sz="900" kern="1200" dirty="0"/>
        </a:p>
      </dsp:txBody>
      <dsp:txXfrm>
        <a:off x="4639606" y="10322"/>
        <a:ext cx="1080966" cy="3317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58EA2-E13A-430F-87EF-7FCB3A1EEA20}">
      <dsp:nvSpPr>
        <dsp:cNvPr id="0" name=""/>
        <dsp:cNvSpPr/>
      </dsp:nvSpPr>
      <dsp:spPr>
        <a:xfrm>
          <a:off x="1959" y="27888"/>
          <a:ext cx="1061017" cy="636610"/>
        </a:xfrm>
        <a:prstGeom prst="rect">
          <a:avLst/>
        </a:prstGeom>
        <a:solidFill>
          <a:schemeClr val="accent6">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smtClean="0">
              <a:solidFill>
                <a:sysClr val="windowText" lastClr="000000"/>
              </a:solidFill>
            </a:rPr>
            <a:t>Environmental Protection Agency</a:t>
          </a:r>
          <a:endParaRPr lang="en-US" sz="700" kern="1200">
            <a:solidFill>
              <a:sysClr val="windowText" lastClr="000000"/>
            </a:solidFill>
          </a:endParaRPr>
        </a:p>
      </dsp:txBody>
      <dsp:txXfrm>
        <a:off x="1959" y="27888"/>
        <a:ext cx="1061017" cy="636610"/>
      </dsp:txXfrm>
    </dsp:sp>
    <dsp:sp modelId="{CFC2193B-E13E-404A-9E13-ADB0B8C8BA8C}">
      <dsp:nvSpPr>
        <dsp:cNvPr id="0" name=""/>
        <dsp:cNvSpPr/>
      </dsp:nvSpPr>
      <dsp:spPr>
        <a:xfrm>
          <a:off x="1169079" y="27888"/>
          <a:ext cx="1061017" cy="636610"/>
        </a:xfrm>
        <a:prstGeom prst="rect">
          <a:avLst/>
        </a:prstGeom>
        <a:solidFill>
          <a:schemeClr val="accent6">
            <a:alpha val="90000"/>
            <a:hueOff val="0"/>
            <a:satOff val="0"/>
            <a:lumOff val="0"/>
            <a:alphaOff val="-4444"/>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smtClean="0">
              <a:solidFill>
                <a:sysClr val="windowText" lastClr="000000"/>
              </a:solidFill>
            </a:rPr>
            <a:t>Utah Department of Air Quality (UDAQ)</a:t>
          </a:r>
          <a:endParaRPr lang="en-US" sz="700" kern="1200">
            <a:solidFill>
              <a:sysClr val="windowText" lastClr="000000"/>
            </a:solidFill>
          </a:endParaRPr>
        </a:p>
      </dsp:txBody>
      <dsp:txXfrm>
        <a:off x="1169079" y="27888"/>
        <a:ext cx="1061017" cy="636610"/>
      </dsp:txXfrm>
    </dsp:sp>
    <dsp:sp modelId="{C09D86C8-88B0-497C-8976-BD7F26AEFE02}">
      <dsp:nvSpPr>
        <dsp:cNvPr id="0" name=""/>
        <dsp:cNvSpPr/>
      </dsp:nvSpPr>
      <dsp:spPr>
        <a:xfrm>
          <a:off x="2336198" y="27888"/>
          <a:ext cx="1061017" cy="636610"/>
        </a:xfrm>
        <a:prstGeom prst="rect">
          <a:avLst/>
        </a:prstGeom>
        <a:solidFill>
          <a:schemeClr val="accent6">
            <a:alpha val="90000"/>
            <a:hueOff val="0"/>
            <a:satOff val="0"/>
            <a:lumOff val="0"/>
            <a:alphaOff val="-8889"/>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err="1" smtClean="0">
              <a:solidFill>
                <a:sysClr val="windowText" lastClr="000000"/>
              </a:solidFill>
            </a:rPr>
            <a:t>MesoWest</a:t>
          </a:r>
          <a:r>
            <a:rPr lang="en-US" sz="700" kern="1200" smtClean="0">
              <a:solidFill>
                <a:sysClr val="windowText" lastClr="000000"/>
              </a:solidFill>
            </a:rPr>
            <a:t> </a:t>
          </a:r>
          <a:r>
            <a:rPr lang="en-US" sz="700" kern="1200" smtClean="0">
              <a:solidFill>
                <a:sysClr val="windowText" lastClr="000000"/>
              </a:solidFill>
              <a:hlinkClick xmlns:r="http://schemas.openxmlformats.org/officeDocument/2006/relationships" r:id="rId1"/>
            </a:rPr>
            <a:t>http</a:t>
          </a:r>
          <a:r>
            <a:rPr lang="en-US" sz="700" kern="1200" dirty="0" smtClean="0">
              <a:solidFill>
                <a:sysClr val="windowText" lastClr="000000"/>
              </a:solidFill>
              <a:hlinkClick xmlns:r="http://schemas.openxmlformats.org/officeDocument/2006/relationships" r:id="rId1"/>
            </a:rPr>
            <a:t>://</a:t>
          </a:r>
          <a:r>
            <a:rPr lang="en-US" sz="700" kern="1200" smtClean="0">
              <a:solidFill>
                <a:sysClr val="windowText" lastClr="000000"/>
              </a:solidFill>
              <a:hlinkClick xmlns:r="http://schemas.openxmlformats.org/officeDocument/2006/relationships" r:id="rId1"/>
            </a:rPr>
            <a:t>synopticlabs.org/</a:t>
          </a:r>
          <a:endParaRPr lang="en-US" sz="700" kern="1200" dirty="0">
            <a:solidFill>
              <a:sysClr val="windowText" lastClr="000000"/>
            </a:solidFill>
          </a:endParaRPr>
        </a:p>
      </dsp:txBody>
      <dsp:txXfrm>
        <a:off x="2336198" y="27888"/>
        <a:ext cx="1061017" cy="636610"/>
      </dsp:txXfrm>
    </dsp:sp>
    <dsp:sp modelId="{1B2876A8-E6EE-4D96-9DE5-E6A885039C02}">
      <dsp:nvSpPr>
        <dsp:cNvPr id="0" name=""/>
        <dsp:cNvSpPr/>
      </dsp:nvSpPr>
      <dsp:spPr>
        <a:xfrm>
          <a:off x="3503318" y="27888"/>
          <a:ext cx="1061017" cy="636610"/>
        </a:xfrm>
        <a:prstGeom prst="rect">
          <a:avLst/>
        </a:prstGeom>
        <a:solidFill>
          <a:schemeClr val="accent6">
            <a:alpha val="90000"/>
            <a:hueOff val="0"/>
            <a:satOff val="0"/>
            <a:lumOff val="0"/>
            <a:alphaOff val="-13333"/>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smtClean="0">
              <a:solidFill>
                <a:sysClr val="windowText" lastClr="000000"/>
              </a:solidFill>
            </a:rPr>
            <a:t>UDAQ - West Valley Study</a:t>
          </a:r>
          <a:endParaRPr lang="en-US" sz="700" kern="1200">
            <a:solidFill>
              <a:sysClr val="windowText" lastClr="000000"/>
            </a:solidFill>
          </a:endParaRPr>
        </a:p>
      </dsp:txBody>
      <dsp:txXfrm>
        <a:off x="3503318" y="27888"/>
        <a:ext cx="1061017" cy="636610"/>
      </dsp:txXfrm>
    </dsp:sp>
    <dsp:sp modelId="{C8FB5C45-33B7-440B-ABA3-57CAEA5F350B}">
      <dsp:nvSpPr>
        <dsp:cNvPr id="0" name=""/>
        <dsp:cNvSpPr/>
      </dsp:nvSpPr>
      <dsp:spPr>
        <a:xfrm>
          <a:off x="4670437" y="27888"/>
          <a:ext cx="1061017" cy="636610"/>
        </a:xfrm>
        <a:prstGeom prst="rect">
          <a:avLst/>
        </a:prstGeom>
        <a:solidFill>
          <a:schemeClr val="accent6">
            <a:alpha val="90000"/>
            <a:hueOff val="0"/>
            <a:satOff val="0"/>
            <a:lumOff val="0"/>
            <a:alphaOff val="-17778"/>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smtClean="0">
              <a:solidFill>
                <a:sysClr val="windowText" lastClr="000000"/>
              </a:solidFill>
            </a:rPr>
            <a:t>Dr. Rima </a:t>
          </a:r>
          <a:r>
            <a:rPr lang="en-US" sz="700" kern="1200" dirty="0" err="1" smtClean="0">
              <a:solidFill>
                <a:sysClr val="windowText" lastClr="000000"/>
              </a:solidFill>
            </a:rPr>
            <a:t>Habre</a:t>
          </a:r>
          <a:r>
            <a:rPr lang="en-US" sz="700" kern="1200" dirty="0" smtClean="0">
              <a:solidFill>
                <a:sysClr val="windowText" lastClr="000000"/>
              </a:solidFill>
            </a:rPr>
            <a:t> – Asthma Triggers</a:t>
          </a:r>
          <a:endParaRPr lang="en-US" sz="700" kern="1200" dirty="0">
            <a:solidFill>
              <a:sysClr val="windowText" lastClr="000000"/>
            </a:solidFill>
          </a:endParaRPr>
        </a:p>
      </dsp:txBody>
      <dsp:txXfrm>
        <a:off x="4670437" y="27888"/>
        <a:ext cx="1061017" cy="636610"/>
      </dsp:txXfrm>
    </dsp:sp>
    <dsp:sp modelId="{D770CE41-BC0F-40D1-A234-D9ADD184BC82}">
      <dsp:nvSpPr>
        <dsp:cNvPr id="0" name=""/>
        <dsp:cNvSpPr/>
      </dsp:nvSpPr>
      <dsp:spPr>
        <a:xfrm>
          <a:off x="1959" y="770600"/>
          <a:ext cx="1061017" cy="636610"/>
        </a:xfrm>
        <a:prstGeom prst="rect">
          <a:avLst/>
        </a:prstGeom>
        <a:solidFill>
          <a:schemeClr val="accent6">
            <a:alpha val="90000"/>
            <a:hueOff val="0"/>
            <a:satOff val="0"/>
            <a:lumOff val="0"/>
            <a:alphaOff val="-22222"/>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smtClean="0">
              <a:solidFill>
                <a:sysClr val="windowText" lastClr="000000"/>
              </a:solidFill>
            </a:rPr>
            <a:t>Dr. Kerry Kelly -  Wood burning</a:t>
          </a:r>
          <a:endParaRPr lang="en-US" sz="700" kern="1200">
            <a:solidFill>
              <a:sysClr val="windowText" lastClr="000000"/>
            </a:solidFill>
          </a:endParaRPr>
        </a:p>
      </dsp:txBody>
      <dsp:txXfrm>
        <a:off x="1959" y="770600"/>
        <a:ext cx="1061017" cy="636610"/>
      </dsp:txXfrm>
    </dsp:sp>
    <dsp:sp modelId="{3769D7CE-1CFE-4514-A355-7797B81A14CB}">
      <dsp:nvSpPr>
        <dsp:cNvPr id="0" name=""/>
        <dsp:cNvSpPr/>
      </dsp:nvSpPr>
      <dsp:spPr>
        <a:xfrm>
          <a:off x="1169079" y="770600"/>
          <a:ext cx="1061017" cy="636610"/>
        </a:xfrm>
        <a:prstGeom prst="rect">
          <a:avLst/>
        </a:prstGeom>
        <a:solidFill>
          <a:schemeClr val="accent6">
            <a:alpha val="90000"/>
            <a:hueOff val="0"/>
            <a:satOff val="0"/>
            <a:lumOff val="0"/>
            <a:alphaOff val="-26667"/>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smtClean="0">
              <a:solidFill>
                <a:sysClr val="windowText" lastClr="000000"/>
              </a:solidFill>
            </a:rPr>
            <a:t>Mr. Adrian </a:t>
          </a:r>
          <a:r>
            <a:rPr lang="en-US" sz="700" kern="1200" dirty="0" err="1" smtClean="0">
              <a:solidFill>
                <a:sysClr val="windowText" lastClr="000000"/>
              </a:solidFill>
            </a:rPr>
            <a:t>Dybwad</a:t>
          </a:r>
          <a:r>
            <a:rPr lang="en-US" sz="700" kern="1200" dirty="0" smtClean="0">
              <a:solidFill>
                <a:sysClr val="windowText" lastClr="000000"/>
              </a:solidFill>
            </a:rPr>
            <a:t> – </a:t>
          </a:r>
          <a:r>
            <a:rPr lang="en-US" sz="700" kern="1200" dirty="0" err="1" smtClean="0">
              <a:solidFill>
                <a:sysClr val="windowText" lastClr="000000"/>
              </a:solidFill>
            </a:rPr>
            <a:t>PurpleAir</a:t>
          </a:r>
          <a:endParaRPr lang="en-US" sz="700" kern="1200" dirty="0" smtClean="0">
            <a:solidFill>
              <a:sysClr val="windowText" lastClr="000000"/>
            </a:solidFill>
          </a:endParaRPr>
        </a:p>
        <a:p>
          <a:pPr lvl="0" algn="ctr" defTabSz="311150" rtl="0">
            <a:lnSpc>
              <a:spcPct val="90000"/>
            </a:lnSpc>
            <a:spcBef>
              <a:spcPct val="0"/>
            </a:spcBef>
            <a:spcAft>
              <a:spcPct val="35000"/>
            </a:spcAft>
          </a:pPr>
          <a:r>
            <a:rPr lang="en-US" sz="700" kern="1200" dirty="0" smtClean="0">
              <a:solidFill>
                <a:sysClr val="windowText" lastClr="000000"/>
              </a:solidFill>
              <a:effectLst/>
              <a:latin typeface="+mn-lt"/>
              <a:ea typeface="+mn-ea"/>
              <a:cs typeface="+mn-cs"/>
              <a:hlinkClick xmlns:r="http://schemas.openxmlformats.org/officeDocument/2006/relationships" r:id="rId2"/>
            </a:rPr>
            <a:t>http://www.purpleair.org/</a:t>
          </a:r>
          <a:r>
            <a:rPr lang="en-US" sz="700" kern="1200" dirty="0" smtClean="0">
              <a:solidFill>
                <a:sysClr val="windowText" lastClr="000000"/>
              </a:solidFill>
              <a:effectLst/>
              <a:latin typeface="+mn-lt"/>
              <a:ea typeface="+mn-ea"/>
              <a:cs typeface="+mn-cs"/>
            </a:rPr>
            <a:t> </a:t>
          </a:r>
          <a:endParaRPr lang="en-US" sz="700" kern="1200" dirty="0">
            <a:solidFill>
              <a:sysClr val="windowText" lastClr="000000"/>
            </a:solidFill>
          </a:endParaRPr>
        </a:p>
      </dsp:txBody>
      <dsp:txXfrm>
        <a:off x="1169079" y="770600"/>
        <a:ext cx="1061017" cy="636610"/>
      </dsp:txXfrm>
    </dsp:sp>
    <dsp:sp modelId="{2BA4C89B-C28D-49D8-8787-60BC2133B631}">
      <dsp:nvSpPr>
        <dsp:cNvPr id="0" name=""/>
        <dsp:cNvSpPr/>
      </dsp:nvSpPr>
      <dsp:spPr>
        <a:xfrm>
          <a:off x="2336198" y="770600"/>
          <a:ext cx="1061017" cy="636610"/>
        </a:xfrm>
        <a:prstGeom prst="rect">
          <a:avLst/>
        </a:prstGeom>
        <a:solidFill>
          <a:schemeClr val="accent6">
            <a:alpha val="90000"/>
            <a:hueOff val="0"/>
            <a:satOff val="0"/>
            <a:lumOff val="0"/>
            <a:alphaOff val="-31111"/>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smtClean="0">
              <a:solidFill>
                <a:sysClr val="windowText" lastClr="000000"/>
              </a:solidFill>
            </a:rPr>
            <a:t>Dr. Jeffrey </a:t>
          </a:r>
          <a:r>
            <a:rPr lang="en-US" sz="700" kern="1200" dirty="0" err="1" smtClean="0">
              <a:solidFill>
                <a:sysClr val="windowText" lastClr="000000"/>
              </a:solidFill>
            </a:rPr>
            <a:t>Yanosky</a:t>
          </a:r>
          <a:r>
            <a:rPr lang="en-US" sz="700" kern="1200" dirty="0" smtClean="0">
              <a:solidFill>
                <a:sysClr val="windowText" lastClr="000000"/>
              </a:solidFill>
            </a:rPr>
            <a:t>: Modeled air quality data (1999 to 2007), 6 km grid</a:t>
          </a:r>
          <a:endParaRPr lang="en-US" sz="700" kern="1200" dirty="0">
            <a:solidFill>
              <a:sysClr val="windowText" lastClr="000000"/>
            </a:solidFill>
          </a:endParaRPr>
        </a:p>
      </dsp:txBody>
      <dsp:txXfrm>
        <a:off x="2336198" y="770600"/>
        <a:ext cx="1061017" cy="636610"/>
      </dsp:txXfrm>
    </dsp:sp>
    <dsp:sp modelId="{11382CEE-35AF-4646-AF1C-7437B83D7BDD}">
      <dsp:nvSpPr>
        <dsp:cNvPr id="0" name=""/>
        <dsp:cNvSpPr/>
      </dsp:nvSpPr>
      <dsp:spPr>
        <a:xfrm>
          <a:off x="3503318" y="770600"/>
          <a:ext cx="1061017" cy="636610"/>
        </a:xfrm>
        <a:prstGeom prst="rect">
          <a:avLst/>
        </a:prstGeom>
        <a:solidFill>
          <a:schemeClr val="accent6">
            <a:alpha val="90000"/>
            <a:hueOff val="0"/>
            <a:satOff val="0"/>
            <a:lumOff val="0"/>
            <a:alphaOff val="-35556"/>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smtClean="0">
              <a:solidFill>
                <a:sysClr val="windowText" lastClr="000000"/>
              </a:solidFill>
            </a:rPr>
            <a:t>Dr. Geoff </a:t>
          </a:r>
          <a:r>
            <a:rPr lang="en-US" sz="700" kern="1200" smtClean="0">
              <a:solidFill>
                <a:sysClr val="windowText" lastClr="000000"/>
              </a:solidFill>
            </a:rPr>
            <a:t>Silcox: </a:t>
          </a:r>
          <a:r>
            <a:rPr lang="en-US" sz="700" kern="1200" dirty="0" smtClean="0">
              <a:solidFill>
                <a:sysClr val="windowText" lastClr="000000"/>
              </a:solidFill>
            </a:rPr>
            <a:t>Measured air quality data with altitude</a:t>
          </a:r>
          <a:endParaRPr lang="en-US" sz="700" kern="1200" dirty="0">
            <a:solidFill>
              <a:sysClr val="windowText" lastClr="000000"/>
            </a:solidFill>
          </a:endParaRPr>
        </a:p>
      </dsp:txBody>
      <dsp:txXfrm>
        <a:off x="3503318" y="770600"/>
        <a:ext cx="1061017" cy="636610"/>
      </dsp:txXfrm>
    </dsp:sp>
    <dsp:sp modelId="{9713B48C-D7D3-463E-91B7-A90A8ED30799}">
      <dsp:nvSpPr>
        <dsp:cNvPr id="0" name=""/>
        <dsp:cNvSpPr/>
      </dsp:nvSpPr>
      <dsp:spPr>
        <a:xfrm>
          <a:off x="4670437" y="770600"/>
          <a:ext cx="1061017" cy="636610"/>
        </a:xfrm>
        <a:prstGeom prst="rect">
          <a:avLst/>
        </a:prstGeom>
        <a:solidFill>
          <a:schemeClr val="accent6">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smtClean="0">
              <a:solidFill>
                <a:sysClr val="windowText" lastClr="000000"/>
              </a:solidFill>
            </a:rPr>
            <a:t>EPA’s Hierarchical Bayesian Modeled Air Quality Data</a:t>
          </a:r>
          <a:endParaRPr lang="en-US" sz="700" kern="1200" dirty="0">
            <a:solidFill>
              <a:sysClr val="windowText" lastClr="000000"/>
            </a:solidFill>
          </a:endParaRPr>
        </a:p>
      </dsp:txBody>
      <dsp:txXfrm>
        <a:off x="4670437" y="770600"/>
        <a:ext cx="1061017" cy="63661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6CECB-1B80-4480-B96C-FBDEE6C54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1</Pages>
  <Words>9838</Words>
  <Characters>56080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dc:creator>
  <cp:lastModifiedBy>Ram</cp:lastModifiedBy>
  <cp:revision>70</cp:revision>
  <cp:lastPrinted>2016-10-24T22:17:00Z</cp:lastPrinted>
  <dcterms:created xsi:type="dcterms:W3CDTF">2016-08-08T18:48:00Z</dcterms:created>
  <dcterms:modified xsi:type="dcterms:W3CDTF">2016-10-24T22:17:00Z</dcterms:modified>
</cp:coreProperties>
</file>